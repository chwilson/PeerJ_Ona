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2759E6" w14:textId="3518E3D3" w:rsidR="00206698" w:rsidRPr="00F61F9F" w:rsidRDefault="00206698" w:rsidP="00EC09DA">
      <w:pPr>
        <w:spacing w:line="480" w:lineRule="auto"/>
        <w:rPr>
          <w:rFonts w:ascii="Times New Roman" w:hAnsi="Times New Roman" w:cs="Times New Roman"/>
          <w:b/>
          <w:sz w:val="24"/>
          <w:szCs w:val="24"/>
          <w:rPrChange w:id="0" w:author="Lyle" w:date="2020-08-01T13:28:00Z">
            <w:rPr>
              <w:rFonts w:ascii="Times New Roman" w:hAnsi="Times New Roman" w:cs="Times New Roman"/>
              <w:sz w:val="24"/>
              <w:szCs w:val="24"/>
            </w:rPr>
          </w:rPrChange>
        </w:rPr>
      </w:pPr>
      <w:r w:rsidRPr="00F61F9F">
        <w:rPr>
          <w:rFonts w:ascii="Times New Roman" w:hAnsi="Times New Roman" w:cs="Times New Roman"/>
          <w:b/>
          <w:sz w:val="24"/>
          <w:szCs w:val="24"/>
          <w:rPrChange w:id="1" w:author="Lyle" w:date="2020-08-01T13:28:00Z">
            <w:rPr>
              <w:rFonts w:ascii="Times New Roman" w:hAnsi="Times New Roman" w:cs="Times New Roman"/>
              <w:sz w:val="24"/>
              <w:szCs w:val="24"/>
            </w:rPr>
          </w:rPrChange>
        </w:rPr>
        <w:t>Root production in</w:t>
      </w:r>
      <w:r w:rsidR="00583D14" w:rsidRPr="00F61F9F">
        <w:rPr>
          <w:rFonts w:ascii="Times New Roman" w:hAnsi="Times New Roman" w:cs="Times New Roman"/>
          <w:b/>
          <w:sz w:val="24"/>
          <w:szCs w:val="24"/>
          <w:rPrChange w:id="2" w:author="Lyle" w:date="2020-08-01T13:28:00Z">
            <w:rPr>
              <w:rFonts w:ascii="Times New Roman" w:hAnsi="Times New Roman" w:cs="Times New Roman"/>
              <w:sz w:val="24"/>
              <w:szCs w:val="24"/>
            </w:rPr>
          </w:rPrChange>
        </w:rPr>
        <w:t xml:space="preserve"> a </w:t>
      </w:r>
      <w:r w:rsidRPr="00F61F9F">
        <w:rPr>
          <w:rFonts w:ascii="Times New Roman" w:hAnsi="Times New Roman" w:cs="Times New Roman"/>
          <w:b/>
          <w:sz w:val="24"/>
          <w:szCs w:val="24"/>
          <w:rPrChange w:id="3" w:author="Lyle" w:date="2020-08-01T13:28:00Z">
            <w:rPr>
              <w:rFonts w:ascii="Times New Roman" w:hAnsi="Times New Roman" w:cs="Times New Roman"/>
              <w:sz w:val="24"/>
              <w:szCs w:val="24"/>
            </w:rPr>
          </w:rPrChange>
        </w:rPr>
        <w:t xml:space="preserve">subtropical </w:t>
      </w:r>
      <w:r w:rsidR="00E67577" w:rsidRPr="00F61F9F">
        <w:rPr>
          <w:rFonts w:ascii="Times New Roman" w:hAnsi="Times New Roman" w:cs="Times New Roman"/>
          <w:b/>
          <w:sz w:val="24"/>
          <w:szCs w:val="24"/>
          <w:rPrChange w:id="4" w:author="Lyle" w:date="2020-08-01T13:28:00Z">
            <w:rPr>
              <w:rFonts w:ascii="Times New Roman" w:hAnsi="Times New Roman" w:cs="Times New Roman"/>
              <w:sz w:val="24"/>
              <w:szCs w:val="24"/>
            </w:rPr>
          </w:rPrChange>
        </w:rPr>
        <w:t xml:space="preserve">pasture </w:t>
      </w:r>
      <w:r w:rsidRPr="00F61F9F">
        <w:rPr>
          <w:rFonts w:ascii="Times New Roman" w:hAnsi="Times New Roman" w:cs="Times New Roman"/>
          <w:b/>
          <w:sz w:val="24"/>
          <w:szCs w:val="24"/>
          <w:rPrChange w:id="5" w:author="Lyle" w:date="2020-08-01T13:28:00Z">
            <w:rPr>
              <w:rFonts w:ascii="Times New Roman" w:hAnsi="Times New Roman" w:cs="Times New Roman"/>
              <w:sz w:val="24"/>
              <w:szCs w:val="24"/>
            </w:rPr>
          </w:rPrChange>
        </w:rPr>
        <w:t>is mediated by cultivar and defoliation severity</w:t>
      </w:r>
    </w:p>
    <w:p w14:paraId="45F43358" w14:textId="77777777" w:rsidR="00206698" w:rsidRPr="00EC09DA" w:rsidRDefault="00206698">
      <w:pPr>
        <w:pStyle w:val="Normal1"/>
        <w:contextualSpacing w:val="0"/>
        <w:rPr>
          <w:rFonts w:ascii="Times New Roman" w:hAnsi="Times New Roman" w:cs="Times New Roman"/>
          <w:sz w:val="24"/>
          <w:szCs w:val="24"/>
        </w:rPr>
      </w:pPr>
    </w:p>
    <w:p w14:paraId="71E0BD4F" w14:textId="6F37588D" w:rsidR="00206698" w:rsidRDefault="00F61F9F" w:rsidP="00206698">
      <w:pPr>
        <w:spacing w:line="480" w:lineRule="auto"/>
        <w:rPr>
          <w:rFonts w:ascii="Times New Roman" w:hAnsi="Times New Roman" w:cs="Times New Roman"/>
          <w:sz w:val="24"/>
          <w:szCs w:val="24"/>
        </w:rPr>
      </w:pPr>
      <w:r w:rsidRPr="00EC09DA">
        <w:rPr>
          <w:rFonts w:ascii="Times New Roman" w:hAnsi="Times New Roman" w:cs="Times New Roman"/>
          <w:sz w:val="24"/>
          <w:szCs w:val="24"/>
        </w:rPr>
        <w:t>CHRIS H. WILSON</w:t>
      </w:r>
      <w:r w:rsidRPr="00EC09DA">
        <w:rPr>
          <w:rFonts w:ascii="Times New Roman" w:hAnsi="Times New Roman" w:cs="Times New Roman"/>
          <w:sz w:val="24"/>
          <w:szCs w:val="24"/>
          <w:vertAlign w:val="superscript"/>
        </w:rPr>
        <w:t>1</w:t>
      </w:r>
      <w:r w:rsidRPr="00EC09DA">
        <w:rPr>
          <w:rFonts w:ascii="Times New Roman" w:hAnsi="Times New Roman" w:cs="Times New Roman"/>
          <w:sz w:val="24"/>
          <w:szCs w:val="24"/>
        </w:rPr>
        <w:t>, JOAO M. VENDRAMINI</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LYNN E. SOLLENBERGER</w:t>
      </w:r>
      <w:r w:rsidRPr="00EC09DA">
        <w:rPr>
          <w:rFonts w:ascii="Times New Roman" w:hAnsi="Times New Roman" w:cs="Times New Roman"/>
          <w:sz w:val="24"/>
          <w:szCs w:val="24"/>
          <w:vertAlign w:val="superscript"/>
        </w:rPr>
        <w:t>1</w:t>
      </w:r>
      <w:del w:id="6" w:author="Lyle" w:date="2020-08-01T13:28:00Z">
        <w:r w:rsidRPr="00EC09DA" w:rsidDel="00F61F9F">
          <w:rPr>
            <w:rFonts w:ascii="Times New Roman" w:hAnsi="Times New Roman" w:cs="Times New Roman"/>
            <w:sz w:val="24"/>
            <w:szCs w:val="24"/>
          </w:rPr>
          <w:delText>,</w:delText>
        </w:r>
      </w:del>
      <w:ins w:id="7" w:author="Lyle" w:date="2020-08-01T13:28:00Z">
        <w:r>
          <w:rPr>
            <w:rFonts w:ascii="Times New Roman" w:hAnsi="Times New Roman" w:cs="Times New Roman"/>
            <w:sz w:val="24"/>
            <w:szCs w:val="24"/>
          </w:rPr>
          <w:t xml:space="preserve"> </w:t>
        </w:r>
        <w:r w:rsidRPr="00F61F9F">
          <w:rPr>
            <w:rFonts w:ascii="Times New Roman" w:hAnsi="Times New Roman" w:cs="Times New Roman"/>
            <w:sz w:val="18"/>
            <w:szCs w:val="18"/>
            <w:rPrChange w:id="8" w:author="Lyle" w:date="2020-08-01T13:28:00Z">
              <w:rPr>
                <w:rFonts w:ascii="Times New Roman" w:hAnsi="Times New Roman" w:cs="Times New Roman"/>
                <w:sz w:val="24"/>
                <w:szCs w:val="24"/>
              </w:rPr>
            </w:rPrChange>
          </w:rPr>
          <w:t>AND</w:t>
        </w:r>
      </w:ins>
      <w:r w:rsidRPr="00EC09DA">
        <w:rPr>
          <w:rFonts w:ascii="Times New Roman" w:hAnsi="Times New Roman" w:cs="Times New Roman"/>
          <w:sz w:val="24"/>
          <w:szCs w:val="24"/>
        </w:rPr>
        <w:t xml:space="preserve"> S. LUKE FLORY</w:t>
      </w:r>
      <w:r w:rsidRPr="00EC09DA">
        <w:rPr>
          <w:rFonts w:ascii="Times New Roman" w:hAnsi="Times New Roman" w:cs="Times New Roman"/>
          <w:sz w:val="24"/>
          <w:szCs w:val="24"/>
          <w:vertAlign w:val="superscript"/>
        </w:rPr>
        <w:t>1</w:t>
      </w:r>
    </w:p>
    <w:p w14:paraId="38C0236E" w14:textId="77777777" w:rsidR="00EC09DA" w:rsidRPr="00EC09DA" w:rsidRDefault="00EC09DA" w:rsidP="00206698">
      <w:pPr>
        <w:spacing w:line="480" w:lineRule="auto"/>
        <w:rPr>
          <w:rFonts w:ascii="Times New Roman" w:hAnsi="Times New Roman" w:cs="Times New Roman"/>
          <w:sz w:val="24"/>
          <w:szCs w:val="24"/>
        </w:rPr>
      </w:pPr>
    </w:p>
    <w:p w14:paraId="1FDBF199" w14:textId="1251A02A" w:rsidR="00EC09DA" w:rsidRPr="00EC09DA" w:rsidRDefault="00206698" w:rsidP="00206698">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1</w:t>
      </w:r>
      <w:r w:rsidRPr="00F61F9F">
        <w:rPr>
          <w:rFonts w:ascii="Times New Roman" w:hAnsi="Times New Roman" w:cs="Times New Roman"/>
          <w:i/>
          <w:sz w:val="24"/>
          <w:szCs w:val="24"/>
          <w:rPrChange w:id="9" w:author="Lyle" w:date="2020-08-01T13:30:00Z">
            <w:rPr>
              <w:rFonts w:ascii="Times New Roman" w:hAnsi="Times New Roman" w:cs="Times New Roman"/>
              <w:sz w:val="24"/>
              <w:szCs w:val="24"/>
            </w:rPr>
          </w:rPrChange>
        </w:rPr>
        <w:t>Agronomy Department, University of Florida</w:t>
      </w:r>
      <w:r w:rsidR="005E28DA" w:rsidRPr="00F61F9F">
        <w:rPr>
          <w:rFonts w:ascii="Times New Roman" w:hAnsi="Times New Roman" w:cs="Times New Roman"/>
          <w:i/>
          <w:sz w:val="24"/>
          <w:szCs w:val="24"/>
          <w:rPrChange w:id="10" w:author="Lyle" w:date="2020-08-01T13:30:00Z">
            <w:rPr>
              <w:rFonts w:ascii="Times New Roman" w:hAnsi="Times New Roman" w:cs="Times New Roman"/>
              <w:sz w:val="24"/>
              <w:szCs w:val="24"/>
            </w:rPr>
          </w:rPrChange>
        </w:rPr>
        <w:t>, Gainesville, FL, USA.</w:t>
      </w:r>
      <w:r w:rsidR="00EC09DA" w:rsidRPr="00F61F9F">
        <w:rPr>
          <w:rFonts w:ascii="Times New Roman" w:hAnsi="Times New Roman" w:cs="Times New Roman"/>
          <w:i/>
          <w:sz w:val="24"/>
          <w:szCs w:val="24"/>
          <w:rPrChange w:id="11" w:author="Lyle" w:date="2020-08-01T13:30:00Z">
            <w:rPr>
              <w:rFonts w:ascii="Times New Roman" w:hAnsi="Times New Roman" w:cs="Times New Roman"/>
              <w:sz w:val="24"/>
              <w:szCs w:val="24"/>
            </w:rPr>
          </w:rPrChange>
        </w:rPr>
        <w:t xml:space="preserve"> </w:t>
      </w:r>
      <w:hyperlink r:id="rId6" w:history="1">
        <w:r w:rsidR="00EC09DA" w:rsidRPr="00EC09DA">
          <w:rPr>
            <w:rStyle w:val="Hyperlink"/>
            <w:rFonts w:ascii="Times New Roman" w:hAnsi="Times New Roman" w:cs="Times New Roman"/>
            <w:sz w:val="24"/>
            <w:szCs w:val="24"/>
          </w:rPr>
          <w:t>https://agronomy.ifas.ufl.edu/</w:t>
        </w:r>
      </w:hyperlink>
      <w:r w:rsidR="00EC09DA" w:rsidRPr="00EC09DA">
        <w:rPr>
          <w:rFonts w:ascii="Times New Roman" w:hAnsi="Times New Roman" w:cs="Times New Roman"/>
          <w:sz w:val="24"/>
          <w:szCs w:val="24"/>
        </w:rPr>
        <w:t xml:space="preserve"> </w:t>
      </w:r>
    </w:p>
    <w:p w14:paraId="78029499" w14:textId="417AF733" w:rsidR="00206698" w:rsidRPr="00EC09DA" w:rsidRDefault="00206698" w:rsidP="00206698">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2</w:t>
      </w:r>
      <w:r w:rsidRPr="00F61F9F">
        <w:rPr>
          <w:rFonts w:ascii="Times New Roman" w:hAnsi="Times New Roman" w:cs="Times New Roman"/>
          <w:i/>
          <w:sz w:val="24"/>
          <w:szCs w:val="24"/>
          <w:rPrChange w:id="12" w:author="Lyle" w:date="2020-08-01T13:30:00Z">
            <w:rPr>
              <w:rFonts w:ascii="Times New Roman" w:hAnsi="Times New Roman" w:cs="Times New Roman"/>
              <w:sz w:val="24"/>
              <w:szCs w:val="24"/>
            </w:rPr>
          </w:rPrChange>
        </w:rPr>
        <w:t>Range Cattle Research and Education Center, University of Florida</w:t>
      </w:r>
      <w:r w:rsidR="005E28DA" w:rsidRPr="00F61F9F">
        <w:rPr>
          <w:rFonts w:ascii="Times New Roman" w:hAnsi="Times New Roman" w:cs="Times New Roman"/>
          <w:i/>
          <w:sz w:val="24"/>
          <w:szCs w:val="24"/>
          <w:rPrChange w:id="13" w:author="Lyle" w:date="2020-08-01T13:30:00Z">
            <w:rPr>
              <w:rFonts w:ascii="Times New Roman" w:hAnsi="Times New Roman" w:cs="Times New Roman"/>
              <w:sz w:val="24"/>
              <w:szCs w:val="24"/>
            </w:rPr>
          </w:rPrChange>
        </w:rPr>
        <w:t>,</w:t>
      </w:r>
      <w:r w:rsidRPr="00F61F9F">
        <w:rPr>
          <w:rFonts w:ascii="Times New Roman" w:hAnsi="Times New Roman" w:cs="Times New Roman"/>
          <w:i/>
          <w:sz w:val="24"/>
          <w:szCs w:val="24"/>
          <w:rPrChange w:id="14" w:author="Lyle" w:date="2020-08-01T13:30:00Z">
            <w:rPr>
              <w:rFonts w:ascii="Times New Roman" w:hAnsi="Times New Roman" w:cs="Times New Roman"/>
              <w:sz w:val="24"/>
              <w:szCs w:val="24"/>
            </w:rPr>
          </w:rPrChange>
        </w:rPr>
        <w:t xml:space="preserve"> Ona, FL</w:t>
      </w:r>
      <w:r w:rsidR="005E28DA" w:rsidRPr="00F61F9F">
        <w:rPr>
          <w:rFonts w:ascii="Times New Roman" w:hAnsi="Times New Roman" w:cs="Times New Roman"/>
          <w:i/>
          <w:sz w:val="24"/>
          <w:szCs w:val="24"/>
          <w:rPrChange w:id="15" w:author="Lyle" w:date="2020-08-01T13:30:00Z">
            <w:rPr>
              <w:rFonts w:ascii="Times New Roman" w:hAnsi="Times New Roman" w:cs="Times New Roman"/>
              <w:sz w:val="24"/>
              <w:szCs w:val="24"/>
            </w:rPr>
          </w:rPrChange>
        </w:rPr>
        <w:t>, USA</w:t>
      </w:r>
      <w:r w:rsidR="005E28DA" w:rsidRPr="00EC09DA">
        <w:rPr>
          <w:rFonts w:ascii="Times New Roman" w:hAnsi="Times New Roman" w:cs="Times New Roman"/>
          <w:sz w:val="24"/>
          <w:szCs w:val="24"/>
        </w:rPr>
        <w:t xml:space="preserve">. </w:t>
      </w:r>
      <w:r w:rsidRPr="00EC09DA">
        <w:rPr>
          <w:rFonts w:ascii="Times New Roman" w:hAnsi="Times New Roman" w:cs="Times New Roman"/>
          <w:sz w:val="24"/>
          <w:szCs w:val="24"/>
        </w:rPr>
        <w:t xml:space="preserve"> </w:t>
      </w:r>
      <w:hyperlink r:id="rId7" w:history="1">
        <w:r w:rsidR="00EC09DA" w:rsidRPr="00EC09DA">
          <w:rPr>
            <w:rStyle w:val="Hyperlink"/>
            <w:rFonts w:ascii="Times New Roman" w:hAnsi="Times New Roman" w:cs="Times New Roman"/>
            <w:sz w:val="24"/>
            <w:szCs w:val="24"/>
          </w:rPr>
          <w:t>https://rcrec-ona.ifas.ufl.edu/</w:t>
        </w:r>
      </w:hyperlink>
    </w:p>
    <w:p w14:paraId="2417AC7C" w14:textId="77777777" w:rsidR="00EC09DA" w:rsidRPr="00EC09DA" w:rsidRDefault="00EC09DA" w:rsidP="00206698">
      <w:pPr>
        <w:spacing w:line="480" w:lineRule="auto"/>
        <w:rPr>
          <w:rFonts w:ascii="Times New Roman" w:hAnsi="Times New Roman" w:cs="Times New Roman"/>
          <w:sz w:val="24"/>
          <w:szCs w:val="24"/>
        </w:rPr>
      </w:pPr>
    </w:p>
    <w:p w14:paraId="24A54C03" w14:textId="5C773B5C" w:rsidR="00206698" w:rsidRPr="00EC09DA" w:rsidRDefault="00206698" w:rsidP="00206698">
      <w:pPr>
        <w:pStyle w:val="Normal1"/>
        <w:contextualSpacing w:val="0"/>
        <w:rPr>
          <w:rFonts w:ascii="Times New Roman" w:hAnsi="Times New Roman" w:cs="Times New Roman"/>
          <w:sz w:val="24"/>
          <w:szCs w:val="24"/>
        </w:rPr>
      </w:pPr>
      <w:r w:rsidRPr="00EC09DA">
        <w:rPr>
          <w:rFonts w:ascii="Times New Roman" w:hAnsi="Times New Roman" w:cs="Times New Roman"/>
          <w:sz w:val="24"/>
          <w:szCs w:val="24"/>
        </w:rPr>
        <w:t>Correspond</w:t>
      </w:r>
      <w:ins w:id="16" w:author="Lyle" w:date="2020-08-01T13:29:00Z">
        <w:r w:rsidR="00F61F9F">
          <w:rPr>
            <w:rFonts w:ascii="Times New Roman" w:hAnsi="Times New Roman" w:cs="Times New Roman"/>
            <w:sz w:val="24"/>
            <w:szCs w:val="24"/>
          </w:rPr>
          <w:t>ence</w:t>
        </w:r>
      </w:ins>
      <w:del w:id="17" w:author="Lyle" w:date="2020-08-01T13:29:00Z">
        <w:r w:rsidRPr="00EC09DA" w:rsidDel="00F61F9F">
          <w:rPr>
            <w:rFonts w:ascii="Times New Roman" w:hAnsi="Times New Roman" w:cs="Times New Roman"/>
            <w:sz w:val="24"/>
            <w:szCs w:val="24"/>
          </w:rPr>
          <w:delText>ing Author</w:delText>
        </w:r>
      </w:del>
      <w:r w:rsidRPr="00EC09DA">
        <w:rPr>
          <w:rFonts w:ascii="Times New Roman" w:hAnsi="Times New Roman" w:cs="Times New Roman"/>
          <w:sz w:val="24"/>
          <w:szCs w:val="24"/>
        </w:rPr>
        <w:t>:</w:t>
      </w:r>
      <w:r w:rsidR="005E28DA" w:rsidRPr="00EC09DA">
        <w:rPr>
          <w:rFonts w:ascii="Times New Roman" w:hAnsi="Times New Roman" w:cs="Times New Roman"/>
          <w:sz w:val="24"/>
          <w:szCs w:val="24"/>
        </w:rPr>
        <w:t xml:space="preserve"> </w:t>
      </w:r>
      <w:r w:rsidR="00EC09DA" w:rsidRPr="00EC09DA">
        <w:rPr>
          <w:rFonts w:ascii="Times New Roman" w:hAnsi="Times New Roman" w:cs="Times New Roman"/>
          <w:sz w:val="24"/>
          <w:szCs w:val="24"/>
        </w:rPr>
        <w:t xml:space="preserve">Chris H. Wilson, 1676 McCarty Drive, Gainesville, FL 32611, </w:t>
      </w:r>
      <w:ins w:id="18" w:author="Lyle" w:date="2020-08-01T13:29:00Z">
        <w:r w:rsidR="00F61F9F">
          <w:rPr>
            <w:rFonts w:ascii="Times New Roman" w:hAnsi="Times New Roman" w:cs="Times New Roman"/>
            <w:sz w:val="24"/>
            <w:szCs w:val="24"/>
          </w:rPr>
          <w:t xml:space="preserve">USA. Email: </w:t>
        </w:r>
      </w:ins>
      <w:hyperlink r:id="rId8" w:history="1">
        <w:r w:rsidR="00EC09DA" w:rsidRPr="00EC09DA">
          <w:rPr>
            <w:rStyle w:val="Hyperlink"/>
            <w:rFonts w:ascii="Times New Roman" w:hAnsi="Times New Roman" w:cs="Times New Roman"/>
            <w:sz w:val="24"/>
            <w:szCs w:val="24"/>
          </w:rPr>
          <w:t>chwilson@ufl.edu</w:t>
        </w:r>
      </w:hyperlink>
      <w:r w:rsidRPr="00EC09DA">
        <w:rPr>
          <w:rFonts w:ascii="Times New Roman" w:hAnsi="Times New Roman" w:cs="Times New Roman"/>
          <w:sz w:val="24"/>
          <w:szCs w:val="24"/>
        </w:rPr>
        <w:t xml:space="preserve"> </w:t>
      </w:r>
    </w:p>
    <w:p w14:paraId="6A030741" w14:textId="0DBECFE6" w:rsidR="001D1A69" w:rsidRPr="00EC09DA" w:rsidRDefault="001D1A69">
      <w:pPr>
        <w:pStyle w:val="Normal1"/>
        <w:contextualSpacing w:val="0"/>
        <w:rPr>
          <w:rFonts w:ascii="Times New Roman" w:hAnsi="Times New Roman" w:cs="Times New Roman"/>
          <w:sz w:val="24"/>
          <w:szCs w:val="24"/>
          <w:highlight w:val="cyan"/>
        </w:rPr>
      </w:pPr>
    </w:p>
    <w:p w14:paraId="35C0583B" w14:textId="699A108F" w:rsidR="00206698" w:rsidRPr="00EC09DA" w:rsidRDefault="00EC09DA">
      <w:pPr>
        <w:pStyle w:val="Normal1"/>
        <w:contextualSpacing w:val="0"/>
        <w:rPr>
          <w:rFonts w:ascii="Times New Roman" w:hAnsi="Times New Roman" w:cs="Times New Roman"/>
          <w:sz w:val="24"/>
          <w:szCs w:val="24"/>
        </w:rPr>
      </w:pPr>
      <w:r>
        <w:rPr>
          <w:rFonts w:ascii="Times New Roman" w:hAnsi="Times New Roman" w:cs="Times New Roman"/>
          <w:sz w:val="24"/>
          <w:szCs w:val="24"/>
        </w:rPr>
        <w:t xml:space="preserve">Running Title: </w:t>
      </w:r>
      <w:r w:rsidR="00B871EE" w:rsidRPr="00B871EE">
        <w:rPr>
          <w:rFonts w:ascii="Times New Roman" w:hAnsi="Times New Roman" w:cs="Times New Roman"/>
          <w:sz w:val="24"/>
          <w:szCs w:val="24"/>
        </w:rPr>
        <w:t xml:space="preserve">Root production </w:t>
      </w:r>
      <w:r w:rsidR="00B871EE" w:rsidRPr="007A7BD4">
        <w:rPr>
          <w:rFonts w:ascii="Times New Roman" w:hAnsi="Times New Roman" w:cs="Times New Roman"/>
          <w:sz w:val="24"/>
          <w:szCs w:val="24"/>
        </w:rPr>
        <w:t>mediated</w:t>
      </w:r>
      <w:r w:rsidR="00B871EE" w:rsidRPr="00B871EE">
        <w:rPr>
          <w:rFonts w:ascii="Times New Roman" w:hAnsi="Times New Roman" w:cs="Times New Roman"/>
          <w:sz w:val="24"/>
          <w:szCs w:val="24"/>
        </w:rPr>
        <w:t xml:space="preserve"> by cultivar and defoliation</w:t>
      </w:r>
    </w:p>
    <w:p w14:paraId="1BD8196C" w14:textId="77777777" w:rsidR="005E28DA" w:rsidRPr="00EC09DA" w:rsidRDefault="005E28DA">
      <w:pPr>
        <w:pStyle w:val="Normal1"/>
        <w:contextualSpacing w:val="0"/>
        <w:rPr>
          <w:rFonts w:ascii="Times New Roman" w:hAnsi="Times New Roman" w:cs="Times New Roman"/>
          <w:sz w:val="24"/>
          <w:szCs w:val="24"/>
        </w:rPr>
      </w:pPr>
    </w:p>
    <w:p w14:paraId="564924BB" w14:textId="77777777" w:rsidR="00583D14" w:rsidRPr="00EC09DA" w:rsidRDefault="00583D14">
      <w:pPr>
        <w:pStyle w:val="Normal1"/>
        <w:contextualSpacing w:val="0"/>
        <w:rPr>
          <w:rFonts w:ascii="Times New Roman" w:hAnsi="Times New Roman" w:cs="Times New Roman"/>
          <w:b/>
          <w:sz w:val="24"/>
          <w:szCs w:val="24"/>
        </w:rPr>
      </w:pPr>
    </w:p>
    <w:p w14:paraId="6EAA714F" w14:textId="77777777" w:rsidR="00583D14" w:rsidRPr="00EC09DA" w:rsidRDefault="00583D14">
      <w:pPr>
        <w:pStyle w:val="Normal1"/>
        <w:contextualSpacing w:val="0"/>
        <w:rPr>
          <w:rFonts w:ascii="Times New Roman" w:hAnsi="Times New Roman" w:cs="Times New Roman"/>
          <w:b/>
          <w:sz w:val="24"/>
          <w:szCs w:val="24"/>
        </w:rPr>
      </w:pPr>
    </w:p>
    <w:p w14:paraId="6A731C10" w14:textId="77777777" w:rsidR="00583D14" w:rsidRPr="00EC09DA" w:rsidRDefault="00583D14">
      <w:pPr>
        <w:pStyle w:val="Normal1"/>
        <w:contextualSpacing w:val="0"/>
        <w:rPr>
          <w:rFonts w:ascii="Times New Roman" w:hAnsi="Times New Roman" w:cs="Times New Roman"/>
          <w:b/>
          <w:sz w:val="24"/>
          <w:szCs w:val="24"/>
        </w:rPr>
      </w:pPr>
    </w:p>
    <w:p w14:paraId="54A653A3" w14:textId="77777777" w:rsidR="00583D14" w:rsidRPr="00EC09DA" w:rsidRDefault="00583D14">
      <w:pPr>
        <w:pStyle w:val="Normal1"/>
        <w:contextualSpacing w:val="0"/>
        <w:rPr>
          <w:rFonts w:ascii="Times New Roman" w:hAnsi="Times New Roman" w:cs="Times New Roman"/>
          <w:b/>
          <w:sz w:val="24"/>
          <w:szCs w:val="24"/>
        </w:rPr>
      </w:pPr>
    </w:p>
    <w:p w14:paraId="53EB9A4A" w14:textId="77777777" w:rsidR="00583D14" w:rsidRPr="00EC09DA" w:rsidRDefault="00583D14">
      <w:pPr>
        <w:pStyle w:val="Normal1"/>
        <w:contextualSpacing w:val="0"/>
        <w:rPr>
          <w:rFonts w:ascii="Times New Roman" w:hAnsi="Times New Roman" w:cs="Times New Roman"/>
          <w:b/>
          <w:sz w:val="24"/>
          <w:szCs w:val="24"/>
        </w:rPr>
      </w:pPr>
    </w:p>
    <w:p w14:paraId="0538708B" w14:textId="77777777" w:rsidR="00583D14" w:rsidRPr="00EC09DA" w:rsidRDefault="00583D14">
      <w:pPr>
        <w:pStyle w:val="Normal1"/>
        <w:contextualSpacing w:val="0"/>
        <w:rPr>
          <w:rFonts w:ascii="Times New Roman" w:hAnsi="Times New Roman" w:cs="Times New Roman"/>
          <w:b/>
          <w:sz w:val="24"/>
          <w:szCs w:val="24"/>
        </w:rPr>
      </w:pPr>
    </w:p>
    <w:p w14:paraId="3F518499" w14:textId="77777777" w:rsidR="00583D14" w:rsidRPr="00EC09DA" w:rsidRDefault="00583D14">
      <w:pPr>
        <w:pStyle w:val="Normal1"/>
        <w:contextualSpacing w:val="0"/>
        <w:rPr>
          <w:rFonts w:ascii="Times New Roman" w:hAnsi="Times New Roman" w:cs="Times New Roman"/>
          <w:b/>
          <w:sz w:val="24"/>
          <w:szCs w:val="24"/>
        </w:rPr>
      </w:pPr>
    </w:p>
    <w:p w14:paraId="51D50365" w14:textId="77777777" w:rsidR="00583D14" w:rsidRPr="00EC09DA" w:rsidRDefault="00583D14">
      <w:pPr>
        <w:pStyle w:val="Normal1"/>
        <w:contextualSpacing w:val="0"/>
        <w:rPr>
          <w:rFonts w:ascii="Times New Roman" w:hAnsi="Times New Roman" w:cs="Times New Roman"/>
          <w:b/>
          <w:sz w:val="24"/>
          <w:szCs w:val="24"/>
        </w:rPr>
      </w:pPr>
    </w:p>
    <w:p w14:paraId="522FCC29" w14:textId="77777777" w:rsidR="00583D14" w:rsidRPr="00EC09DA" w:rsidRDefault="00583D14">
      <w:pPr>
        <w:pStyle w:val="Normal1"/>
        <w:contextualSpacing w:val="0"/>
        <w:rPr>
          <w:rFonts w:ascii="Times New Roman" w:hAnsi="Times New Roman" w:cs="Times New Roman"/>
          <w:b/>
          <w:sz w:val="24"/>
          <w:szCs w:val="24"/>
        </w:rPr>
      </w:pPr>
    </w:p>
    <w:p w14:paraId="7C480A3E" w14:textId="77777777" w:rsidR="00583D14" w:rsidRPr="00EC09DA" w:rsidRDefault="00583D14">
      <w:pPr>
        <w:pStyle w:val="Normal1"/>
        <w:contextualSpacing w:val="0"/>
        <w:rPr>
          <w:rFonts w:ascii="Times New Roman" w:hAnsi="Times New Roman" w:cs="Times New Roman"/>
          <w:b/>
          <w:sz w:val="24"/>
          <w:szCs w:val="24"/>
        </w:rPr>
      </w:pPr>
    </w:p>
    <w:p w14:paraId="0CF68835" w14:textId="77777777" w:rsidR="00583D14" w:rsidRPr="00EC09DA" w:rsidRDefault="00583D14">
      <w:pPr>
        <w:pStyle w:val="Normal1"/>
        <w:contextualSpacing w:val="0"/>
        <w:rPr>
          <w:rFonts w:ascii="Times New Roman" w:hAnsi="Times New Roman" w:cs="Times New Roman"/>
          <w:b/>
          <w:sz w:val="24"/>
          <w:szCs w:val="24"/>
        </w:rPr>
      </w:pPr>
    </w:p>
    <w:p w14:paraId="0217BAA6" w14:textId="77777777" w:rsidR="00583D14" w:rsidRPr="00EC09DA" w:rsidRDefault="00583D14">
      <w:pPr>
        <w:pStyle w:val="Normal1"/>
        <w:contextualSpacing w:val="0"/>
        <w:rPr>
          <w:rFonts w:ascii="Times New Roman" w:hAnsi="Times New Roman" w:cs="Times New Roman"/>
          <w:b/>
          <w:sz w:val="24"/>
          <w:szCs w:val="24"/>
        </w:rPr>
      </w:pPr>
    </w:p>
    <w:p w14:paraId="0CD38CA8" w14:textId="1F4DAB99" w:rsidR="00583D14" w:rsidRDefault="00583D14">
      <w:pPr>
        <w:pStyle w:val="Normal1"/>
        <w:contextualSpacing w:val="0"/>
        <w:rPr>
          <w:rFonts w:ascii="Times New Roman" w:hAnsi="Times New Roman" w:cs="Times New Roman"/>
          <w:b/>
          <w:sz w:val="24"/>
          <w:szCs w:val="24"/>
        </w:rPr>
      </w:pPr>
    </w:p>
    <w:p w14:paraId="01BCD6B1" w14:textId="77777777" w:rsidR="00EC09DA" w:rsidRPr="00EC09DA" w:rsidRDefault="00EC09DA">
      <w:pPr>
        <w:pStyle w:val="Normal1"/>
        <w:contextualSpacing w:val="0"/>
        <w:rPr>
          <w:rFonts w:ascii="Times New Roman" w:hAnsi="Times New Roman" w:cs="Times New Roman"/>
          <w:b/>
          <w:sz w:val="24"/>
          <w:szCs w:val="24"/>
        </w:rPr>
      </w:pPr>
    </w:p>
    <w:p w14:paraId="35357582" w14:textId="77777777" w:rsidR="00EC09DA" w:rsidRDefault="00EC09DA">
      <w:pPr>
        <w:pStyle w:val="Normal1"/>
        <w:contextualSpacing w:val="0"/>
        <w:rPr>
          <w:rFonts w:ascii="Times New Roman" w:hAnsi="Times New Roman" w:cs="Times New Roman"/>
          <w:b/>
          <w:sz w:val="24"/>
          <w:szCs w:val="24"/>
        </w:rPr>
      </w:pPr>
    </w:p>
    <w:p w14:paraId="412B99FD" w14:textId="3362508F" w:rsidR="00EC09DA" w:rsidRDefault="00EC09DA">
      <w:pPr>
        <w:pStyle w:val="Normal1"/>
        <w:contextualSpacing w:val="0"/>
        <w:rPr>
          <w:rFonts w:ascii="Times New Roman" w:hAnsi="Times New Roman" w:cs="Times New Roman"/>
          <w:b/>
          <w:sz w:val="24"/>
          <w:szCs w:val="24"/>
        </w:rPr>
      </w:pPr>
    </w:p>
    <w:p w14:paraId="5DB94D4C" w14:textId="5CEF8FA2" w:rsidR="00EC09DA" w:rsidRDefault="00EC09DA">
      <w:pPr>
        <w:pStyle w:val="Normal1"/>
        <w:contextualSpacing w:val="0"/>
        <w:rPr>
          <w:rFonts w:ascii="Times New Roman" w:hAnsi="Times New Roman" w:cs="Times New Roman"/>
          <w:b/>
          <w:sz w:val="24"/>
          <w:szCs w:val="24"/>
        </w:rPr>
      </w:pPr>
    </w:p>
    <w:p w14:paraId="6D660EF8" w14:textId="379BC9D4" w:rsidR="00EC09DA" w:rsidRDefault="00EC09DA">
      <w:pPr>
        <w:pStyle w:val="Normal1"/>
        <w:contextualSpacing w:val="0"/>
        <w:rPr>
          <w:rFonts w:ascii="Times New Roman" w:hAnsi="Times New Roman" w:cs="Times New Roman"/>
          <w:b/>
          <w:sz w:val="24"/>
          <w:szCs w:val="24"/>
        </w:rPr>
      </w:pPr>
    </w:p>
    <w:p w14:paraId="6E9A94F1" w14:textId="14E70A95" w:rsidR="00EC09DA" w:rsidRDefault="00EC09DA">
      <w:pPr>
        <w:pStyle w:val="Normal1"/>
        <w:contextualSpacing w:val="0"/>
        <w:rPr>
          <w:rFonts w:ascii="Times New Roman" w:hAnsi="Times New Roman" w:cs="Times New Roman"/>
          <w:b/>
          <w:sz w:val="24"/>
          <w:szCs w:val="24"/>
        </w:rPr>
      </w:pPr>
    </w:p>
    <w:p w14:paraId="7E8DB78A" w14:textId="2FC8A4CE" w:rsidR="00EC09DA" w:rsidRDefault="00EC09DA">
      <w:pPr>
        <w:pStyle w:val="Normal1"/>
        <w:contextualSpacing w:val="0"/>
        <w:rPr>
          <w:rFonts w:ascii="Times New Roman" w:hAnsi="Times New Roman" w:cs="Times New Roman"/>
          <w:b/>
          <w:sz w:val="24"/>
          <w:szCs w:val="24"/>
        </w:rPr>
      </w:pPr>
    </w:p>
    <w:p w14:paraId="3F674D5A" w14:textId="77777777" w:rsidR="00EC09DA" w:rsidRDefault="00EC09DA">
      <w:pPr>
        <w:pStyle w:val="Normal1"/>
        <w:contextualSpacing w:val="0"/>
        <w:rPr>
          <w:rFonts w:ascii="Times New Roman" w:hAnsi="Times New Roman" w:cs="Times New Roman"/>
          <w:b/>
          <w:sz w:val="24"/>
          <w:szCs w:val="24"/>
        </w:rPr>
      </w:pPr>
    </w:p>
    <w:p w14:paraId="0B144508" w14:textId="1A86D1CE" w:rsidR="005D77AE" w:rsidRPr="00EC09DA" w:rsidRDefault="00D94FB8">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w:t>
      </w:r>
      <w:r w:rsidR="00B45195" w:rsidRPr="00EC09DA">
        <w:rPr>
          <w:rFonts w:ascii="Times New Roman" w:hAnsi="Times New Roman" w:cs="Times New Roman"/>
          <w:b/>
          <w:sz w:val="24"/>
          <w:szCs w:val="24"/>
        </w:rPr>
        <w:t>bstract</w:t>
      </w:r>
    </w:p>
    <w:p w14:paraId="39AB3BA6" w14:textId="6E0104DB" w:rsidR="00206698" w:rsidRPr="00EC09DA" w:rsidRDefault="00206698">
      <w:pPr>
        <w:pStyle w:val="Normal1"/>
        <w:contextualSpacing w:val="0"/>
        <w:rPr>
          <w:rFonts w:ascii="Times New Roman" w:hAnsi="Times New Roman" w:cs="Times New Roman"/>
          <w:b/>
          <w:sz w:val="24"/>
          <w:szCs w:val="24"/>
        </w:rPr>
      </w:pPr>
    </w:p>
    <w:p w14:paraId="5C0D39D9" w14:textId="0E7CADB0" w:rsidR="00206698" w:rsidRDefault="00206698" w:rsidP="002754E0">
      <w:pPr>
        <w:spacing w:line="480" w:lineRule="auto"/>
        <w:rPr>
          <w:rFonts w:ascii="Times New Roman" w:hAnsi="Times New Roman" w:cs="Times New Roman"/>
          <w:sz w:val="24"/>
          <w:szCs w:val="24"/>
        </w:rPr>
      </w:pPr>
      <w:r w:rsidRPr="00EC09DA">
        <w:rPr>
          <w:rFonts w:ascii="Times New Roman" w:hAnsi="Times New Roman" w:cs="Times New Roman"/>
          <w:sz w:val="24"/>
          <w:szCs w:val="24"/>
        </w:rPr>
        <w:t>Grasslands occupy significant land area and account for a large proportion of the global soil carbon stock</w:t>
      </w:r>
      <w:ins w:id="19" w:author="Lyle" w:date="2020-08-05T15:05:00Z">
        <w:r w:rsidR="006D39CD">
          <w:rPr>
            <w:rFonts w:ascii="Times New Roman" w:hAnsi="Times New Roman" w:cs="Times New Roman"/>
            <w:sz w:val="24"/>
            <w:szCs w:val="24"/>
          </w:rPr>
          <w:t>s</w:t>
        </w:r>
      </w:ins>
      <w:r w:rsidRPr="00EC09DA">
        <w:rPr>
          <w:rFonts w:ascii="Times New Roman" w:hAnsi="Times New Roman" w:cs="Times New Roman"/>
          <w:sz w:val="24"/>
          <w:szCs w:val="24"/>
        </w:rPr>
        <w:t>, yet the direct effects of grazing and genotypic composition on relationships between shoot and root production are poorly resolved. This lack of understanding hinders the development of models for predicting root production in managed grasslands</w:t>
      </w:r>
      <w:r w:rsidR="00AC21D6" w:rsidRPr="00EC09DA">
        <w:rPr>
          <w:rFonts w:ascii="Times New Roman" w:hAnsi="Times New Roman" w:cs="Times New Roman"/>
          <w:sz w:val="24"/>
          <w:szCs w:val="24"/>
        </w:rPr>
        <w:t>,</w:t>
      </w:r>
      <w:r w:rsidRPr="00EC09DA">
        <w:rPr>
          <w:rFonts w:ascii="Times New Roman" w:hAnsi="Times New Roman" w:cs="Times New Roman"/>
          <w:sz w:val="24"/>
          <w:szCs w:val="24"/>
        </w:rPr>
        <w:t xml:space="preserve"> a critical variable for determining soil carbon stocks. We quantified the effects of season-long defoliation treatments on both shoot and root production across </w:t>
      </w:r>
      <w:del w:id="20" w:author="Lyle" w:date="2020-08-05T15:06:00Z">
        <w:r w:rsidRPr="00EC09DA" w:rsidDel="006D39CD">
          <w:rPr>
            <w:rFonts w:ascii="Times New Roman" w:hAnsi="Times New Roman" w:cs="Times New Roman"/>
            <w:sz w:val="24"/>
            <w:szCs w:val="24"/>
          </w:rPr>
          <w:delText xml:space="preserve">four </w:delText>
        </w:r>
      </w:del>
      <w:ins w:id="21" w:author="Lyle" w:date="2020-08-05T15:06:00Z">
        <w:r w:rsidR="006D39CD">
          <w:rPr>
            <w:rFonts w:ascii="Times New Roman" w:hAnsi="Times New Roman" w:cs="Times New Roman"/>
            <w:sz w:val="24"/>
            <w:szCs w:val="24"/>
          </w:rPr>
          <w:t>4</w:t>
        </w:r>
        <w:r w:rsidR="006D39C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cultivars of a widely-planted pasture grass species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notatum</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Fluegge</w:t>
      </w:r>
      <w:proofErr w:type="spellEnd"/>
      <w:r w:rsidRPr="00EC09DA">
        <w:rPr>
          <w:rFonts w:ascii="Times New Roman" w:hAnsi="Times New Roman" w:cs="Times New Roman"/>
          <w:sz w:val="24"/>
          <w:szCs w:val="24"/>
        </w:rPr>
        <w:t xml:space="preserve">) in a common garden setting in South Florida, USA. We found that infrequently applied (4 week) severe defoliation (to 5 cm) substantially enhanced shoot production for all cultivars, while severe defoliation reduced root production across cultivars, regardless of frequency. </w:t>
      </w:r>
      <w:r w:rsidR="00AC21D6" w:rsidRPr="00EC09DA">
        <w:rPr>
          <w:rFonts w:ascii="Times New Roman" w:hAnsi="Times New Roman" w:cs="Times New Roman"/>
          <w:sz w:val="24"/>
          <w:szCs w:val="24"/>
        </w:rPr>
        <w:t>However</w:t>
      </w:r>
      <w:r w:rsidRPr="00EC09DA">
        <w:rPr>
          <w:rFonts w:ascii="Times New Roman" w:hAnsi="Times New Roman" w:cs="Times New Roman"/>
          <w:sz w:val="24"/>
          <w:szCs w:val="24"/>
        </w:rPr>
        <w:t xml:space="preserve">, there was no significant relationship between shoot and root production. </w:t>
      </w:r>
      <w:r w:rsidR="00FD2450" w:rsidRPr="00EC09DA">
        <w:rPr>
          <w:rFonts w:ascii="Times New Roman" w:hAnsi="Times New Roman" w:cs="Times New Roman"/>
          <w:sz w:val="24"/>
          <w:szCs w:val="24"/>
        </w:rPr>
        <w:t>O</w:t>
      </w:r>
      <w:r w:rsidRPr="00EC09DA">
        <w:rPr>
          <w:rFonts w:ascii="Times New Roman" w:hAnsi="Times New Roman" w:cs="Times New Roman"/>
          <w:sz w:val="24"/>
          <w:szCs w:val="24"/>
        </w:rPr>
        <w:t>ur results</w:t>
      </w:r>
      <w:r w:rsidR="000D0C2C" w:rsidRPr="00EC09DA">
        <w:rPr>
          <w:rFonts w:ascii="Times New Roman" w:hAnsi="Times New Roman" w:cs="Times New Roman"/>
          <w:sz w:val="24"/>
          <w:szCs w:val="24"/>
        </w:rPr>
        <w:t xml:space="preserve"> </w:t>
      </w:r>
      <w:commentRangeStart w:id="22"/>
      <w:r w:rsidR="000D0C2C" w:rsidRPr="00EC09DA">
        <w:rPr>
          <w:rFonts w:ascii="Times New Roman" w:hAnsi="Times New Roman" w:cs="Times New Roman"/>
          <w:sz w:val="24"/>
          <w:szCs w:val="24"/>
        </w:rPr>
        <w:t>find</w:t>
      </w:r>
      <w:commentRangeEnd w:id="22"/>
      <w:r w:rsidR="00F61F9F">
        <w:rPr>
          <w:rStyle w:val="CommentReference"/>
          <w:rFonts w:asciiTheme="minorHAnsi" w:eastAsiaTheme="minorHAnsi" w:hAnsiTheme="minorHAnsi" w:cstheme="minorBidi"/>
        </w:rPr>
        <w:commentReference w:id="22"/>
      </w:r>
      <w:r w:rsidR="000D0C2C" w:rsidRPr="00EC09DA">
        <w:rPr>
          <w:rFonts w:ascii="Times New Roman" w:hAnsi="Times New Roman" w:cs="Times New Roman"/>
          <w:sz w:val="24"/>
          <w:szCs w:val="24"/>
        </w:rPr>
        <w:t xml:space="preserve"> that above</w:t>
      </w:r>
      <w:ins w:id="23" w:author="Lyle" w:date="2020-08-05T15:08:00Z">
        <w:r w:rsidR="009B4E27">
          <w:rPr>
            <w:rFonts w:ascii="Times New Roman" w:hAnsi="Times New Roman" w:cs="Times New Roman"/>
            <w:sz w:val="24"/>
            <w:szCs w:val="24"/>
          </w:rPr>
          <w:t>-</w:t>
        </w:r>
      </w:ins>
      <w:r w:rsidR="000D0C2C" w:rsidRPr="00EC09DA">
        <w:rPr>
          <w:rFonts w:ascii="Times New Roman" w:hAnsi="Times New Roman" w:cs="Times New Roman"/>
          <w:sz w:val="24"/>
          <w:szCs w:val="24"/>
        </w:rPr>
        <w:t>ground and below</w:t>
      </w:r>
      <w:ins w:id="24" w:author="Lyle" w:date="2020-08-05T15:08:00Z">
        <w:r w:rsidR="009B4E27">
          <w:rPr>
            <w:rFonts w:ascii="Times New Roman" w:hAnsi="Times New Roman" w:cs="Times New Roman"/>
            <w:sz w:val="24"/>
            <w:szCs w:val="24"/>
          </w:rPr>
          <w:t>-</w:t>
        </w:r>
      </w:ins>
      <w:r w:rsidR="000D0C2C" w:rsidRPr="00EC09DA">
        <w:rPr>
          <w:rFonts w:ascii="Times New Roman" w:hAnsi="Times New Roman" w:cs="Times New Roman"/>
          <w:sz w:val="24"/>
          <w:szCs w:val="24"/>
        </w:rPr>
        <w:t>ground productivity are only weakly coupled, suggesting</w:t>
      </w:r>
      <w:r w:rsidRPr="00EC09DA">
        <w:rPr>
          <w:rFonts w:ascii="Times New Roman" w:hAnsi="Times New Roman" w:cs="Times New Roman"/>
          <w:sz w:val="24"/>
          <w:szCs w:val="24"/>
        </w:rPr>
        <w:t xml:space="preserve"> caution against use of simple above</w:t>
      </w:r>
      <w:ins w:id="25" w:author="Lyle" w:date="2020-08-05T15:08:00Z">
        <w:r w:rsidR="009B4E27">
          <w:rPr>
            <w:rFonts w:ascii="Times New Roman" w:hAnsi="Times New Roman" w:cs="Times New Roman"/>
            <w:sz w:val="24"/>
            <w:szCs w:val="24"/>
          </w:rPr>
          <w:t>-</w:t>
        </w:r>
      </w:ins>
      <w:r w:rsidRPr="00EC09DA">
        <w:rPr>
          <w:rFonts w:ascii="Times New Roman" w:hAnsi="Times New Roman" w:cs="Times New Roman"/>
          <w:sz w:val="24"/>
          <w:szCs w:val="24"/>
        </w:rPr>
        <w:t>ground proxies to predict variations in root production in grasslands. More broadly, our results demonstrate</w:t>
      </w:r>
      <w:ins w:id="26" w:author="Lyle" w:date="2020-08-05T15:09:00Z">
        <w:r w:rsidR="009B4E27">
          <w:rPr>
            <w:rFonts w:ascii="Times New Roman" w:hAnsi="Times New Roman" w:cs="Times New Roman"/>
            <w:sz w:val="24"/>
            <w:szCs w:val="24"/>
          </w:rPr>
          <w:t>d</w:t>
        </w:r>
      </w:ins>
      <w:r w:rsidRPr="00EC09DA">
        <w:rPr>
          <w:rFonts w:ascii="Times New Roman" w:hAnsi="Times New Roman" w:cs="Times New Roman"/>
          <w:sz w:val="24"/>
          <w:szCs w:val="24"/>
        </w:rPr>
        <w:t xml:space="preserve"> that improved modeling and management of grasslands for below</w:t>
      </w:r>
      <w:ins w:id="27" w:author="Lyle" w:date="2020-08-05T15:09:00Z">
        <w:r w:rsidR="009B4E27">
          <w:rPr>
            <w:rFonts w:ascii="Times New Roman" w:hAnsi="Times New Roman" w:cs="Times New Roman"/>
            <w:sz w:val="24"/>
            <w:szCs w:val="24"/>
          </w:rPr>
          <w:t>-</w:t>
        </w:r>
      </w:ins>
      <w:r w:rsidRPr="00EC09DA">
        <w:rPr>
          <w:rFonts w:ascii="Times New Roman" w:hAnsi="Times New Roman" w:cs="Times New Roman"/>
          <w:sz w:val="24"/>
          <w:szCs w:val="24"/>
        </w:rPr>
        <w:t xml:space="preserve">ground ecosystem services, including soil carbon sequestration/stocks, </w:t>
      </w:r>
      <w:del w:id="28" w:author="Lyle" w:date="2020-08-05T15:09:00Z">
        <w:r w:rsidRPr="00EC09DA" w:rsidDel="009B4E27">
          <w:rPr>
            <w:rFonts w:ascii="Times New Roman" w:hAnsi="Times New Roman" w:cs="Times New Roman"/>
            <w:sz w:val="24"/>
            <w:szCs w:val="24"/>
          </w:rPr>
          <w:delText>will need to</w:delText>
        </w:r>
      </w:del>
      <w:ins w:id="29" w:author="Lyle" w:date="2020-08-05T15:09:00Z">
        <w:r w:rsidR="009B4E27">
          <w:rPr>
            <w:rFonts w:ascii="Times New Roman" w:hAnsi="Times New Roman" w:cs="Times New Roman"/>
            <w:sz w:val="24"/>
            <w:szCs w:val="24"/>
          </w:rPr>
          <w:t>must</w:t>
        </w:r>
      </w:ins>
      <w:r w:rsidRPr="00EC09DA">
        <w:rPr>
          <w:rFonts w:ascii="Times New Roman" w:hAnsi="Times New Roman" w:cs="Times New Roman"/>
          <w:sz w:val="24"/>
          <w:szCs w:val="24"/>
        </w:rPr>
        <w:t xml:space="preserve"> account for intraspecific </w:t>
      </w:r>
      <w:r w:rsidR="00AC21D6" w:rsidRPr="00EC09DA">
        <w:rPr>
          <w:rFonts w:ascii="Times New Roman" w:hAnsi="Times New Roman" w:cs="Times New Roman"/>
          <w:sz w:val="24"/>
          <w:szCs w:val="24"/>
        </w:rPr>
        <w:t xml:space="preserve">genetic </w:t>
      </w:r>
      <w:r w:rsidRPr="00EC09DA">
        <w:rPr>
          <w:rFonts w:ascii="Times New Roman" w:hAnsi="Times New Roman" w:cs="Times New Roman"/>
          <w:sz w:val="24"/>
          <w:szCs w:val="24"/>
        </w:rPr>
        <w:t xml:space="preserve">variations and responses to </w:t>
      </w:r>
      <w:r w:rsidR="00FD2450" w:rsidRPr="00EC09DA">
        <w:rPr>
          <w:rFonts w:ascii="Times New Roman" w:hAnsi="Times New Roman" w:cs="Times New Roman"/>
          <w:sz w:val="24"/>
          <w:szCs w:val="24"/>
        </w:rPr>
        <w:t>defoliation</w:t>
      </w:r>
      <w:r w:rsidRPr="00EC09DA">
        <w:rPr>
          <w:rFonts w:ascii="Times New Roman" w:hAnsi="Times New Roman" w:cs="Times New Roman"/>
          <w:sz w:val="24"/>
          <w:szCs w:val="24"/>
        </w:rPr>
        <w:t xml:space="preserve"> management. </w:t>
      </w:r>
    </w:p>
    <w:p w14:paraId="72936F71" w14:textId="46CD05CE" w:rsidR="002754E0" w:rsidRPr="002754E0" w:rsidRDefault="002754E0" w:rsidP="002754E0">
      <w:pPr>
        <w:spacing w:line="480" w:lineRule="auto"/>
        <w:rPr>
          <w:rFonts w:ascii="Times New Roman" w:hAnsi="Times New Roman" w:cs="Times New Roman"/>
          <w:sz w:val="24"/>
          <w:szCs w:val="24"/>
        </w:rPr>
      </w:pPr>
      <w:r>
        <w:rPr>
          <w:rFonts w:ascii="Times New Roman" w:hAnsi="Times New Roman" w:cs="Times New Roman"/>
          <w:sz w:val="24"/>
          <w:szCs w:val="24"/>
        </w:rPr>
        <w:t xml:space="preserve">Keywords: </w:t>
      </w:r>
      <w:r w:rsidR="00F00543">
        <w:rPr>
          <w:rFonts w:ascii="Times New Roman" w:hAnsi="Times New Roman" w:cs="Times New Roman"/>
          <w:sz w:val="24"/>
          <w:szCs w:val="24"/>
        </w:rPr>
        <w:t>Grazing management, genotypic variability, subtropical grassland, belowground production</w:t>
      </w:r>
    </w:p>
    <w:p w14:paraId="38242E02" w14:textId="77777777" w:rsidR="00206698" w:rsidRPr="00EC09DA" w:rsidRDefault="00206698">
      <w:pPr>
        <w:pStyle w:val="Normal1"/>
        <w:contextualSpacing w:val="0"/>
        <w:rPr>
          <w:rFonts w:ascii="Times New Roman" w:hAnsi="Times New Roman" w:cs="Times New Roman"/>
          <w:sz w:val="24"/>
          <w:szCs w:val="24"/>
        </w:rPr>
      </w:pPr>
    </w:p>
    <w:p w14:paraId="59999932" w14:textId="1461C17F" w:rsidR="00206698" w:rsidRPr="00EC09DA" w:rsidRDefault="00206698">
      <w:pPr>
        <w:pStyle w:val="Normal1"/>
        <w:contextualSpacing w:val="0"/>
        <w:rPr>
          <w:rFonts w:ascii="Times New Roman" w:hAnsi="Times New Roman" w:cs="Times New Roman"/>
          <w:sz w:val="24"/>
          <w:szCs w:val="24"/>
        </w:rPr>
      </w:pPr>
    </w:p>
    <w:p w14:paraId="0548D2EC" w14:textId="55F99B03" w:rsidR="00AC21D6" w:rsidRPr="00EC09DA" w:rsidRDefault="00AC21D6">
      <w:pPr>
        <w:pStyle w:val="Normal1"/>
        <w:contextualSpacing w:val="0"/>
        <w:rPr>
          <w:rFonts w:ascii="Times New Roman" w:hAnsi="Times New Roman" w:cs="Times New Roman"/>
          <w:sz w:val="24"/>
          <w:szCs w:val="24"/>
        </w:rPr>
      </w:pPr>
    </w:p>
    <w:p w14:paraId="63BCAD3C" w14:textId="2F3D1EEC" w:rsidR="00AC21D6" w:rsidRDefault="00AC21D6">
      <w:pPr>
        <w:pStyle w:val="Normal1"/>
        <w:contextualSpacing w:val="0"/>
        <w:rPr>
          <w:rFonts w:ascii="Times New Roman" w:hAnsi="Times New Roman" w:cs="Times New Roman"/>
          <w:sz w:val="24"/>
          <w:szCs w:val="24"/>
        </w:rPr>
      </w:pPr>
    </w:p>
    <w:p w14:paraId="56D8157B" w14:textId="4EB1AFB5" w:rsidR="002754E0" w:rsidRDefault="002754E0">
      <w:pPr>
        <w:pStyle w:val="Normal1"/>
        <w:contextualSpacing w:val="0"/>
        <w:rPr>
          <w:rFonts w:ascii="Times New Roman" w:hAnsi="Times New Roman" w:cs="Times New Roman"/>
          <w:sz w:val="24"/>
          <w:szCs w:val="24"/>
        </w:rPr>
      </w:pPr>
    </w:p>
    <w:p w14:paraId="11AE9823" w14:textId="3B67984D" w:rsidR="002754E0" w:rsidRDefault="002754E0">
      <w:pPr>
        <w:pStyle w:val="Normal1"/>
        <w:contextualSpacing w:val="0"/>
        <w:rPr>
          <w:rFonts w:ascii="Times New Roman" w:hAnsi="Times New Roman" w:cs="Times New Roman"/>
          <w:sz w:val="24"/>
          <w:szCs w:val="24"/>
        </w:rPr>
      </w:pPr>
    </w:p>
    <w:p w14:paraId="74E2DF22" w14:textId="77777777" w:rsidR="008E6E6A" w:rsidRPr="00EC09DA" w:rsidRDefault="008E6E6A">
      <w:pPr>
        <w:pStyle w:val="Normal1"/>
        <w:contextualSpacing w:val="0"/>
        <w:rPr>
          <w:rFonts w:ascii="Times New Roman" w:hAnsi="Times New Roman" w:cs="Times New Roman"/>
          <w:b/>
          <w:sz w:val="24"/>
          <w:szCs w:val="24"/>
        </w:rPr>
      </w:pPr>
    </w:p>
    <w:p w14:paraId="2671A1E5" w14:textId="6F0FA25E" w:rsidR="002229AB" w:rsidRPr="00EC09DA" w:rsidRDefault="00AC21D6">
      <w:pPr>
        <w:pStyle w:val="Normal1"/>
        <w:contextualSpacing w:val="0"/>
        <w:rPr>
          <w:rFonts w:ascii="Times New Roman" w:hAnsi="Times New Roman" w:cs="Times New Roman"/>
          <w:b/>
          <w:sz w:val="24"/>
          <w:szCs w:val="24"/>
        </w:rPr>
      </w:pPr>
      <w:r w:rsidRPr="00EC09DA">
        <w:rPr>
          <w:rFonts w:ascii="Times New Roman" w:hAnsi="Times New Roman" w:cs="Times New Roman"/>
          <w:b/>
          <w:noProof/>
          <w:sz w:val="24"/>
          <w:szCs w:val="24"/>
          <w:lang w:val="en-AU" w:eastAsia="en-AU"/>
        </w:rPr>
        <mc:AlternateContent>
          <mc:Choice Requires="wps">
            <w:drawing>
              <wp:anchor distT="0" distB="0" distL="114300" distR="114300" simplePos="0" relativeHeight="251660288" behindDoc="0" locked="0" layoutInCell="1" allowOverlap="1" wp14:anchorId="65A497E3" wp14:editId="00FCE474">
                <wp:simplePos x="0" y="0"/>
                <wp:positionH relativeFrom="column">
                  <wp:posOffset>-114300</wp:posOffset>
                </wp:positionH>
                <wp:positionV relativeFrom="paragraph">
                  <wp:posOffset>2108200</wp:posOffset>
                </wp:positionV>
                <wp:extent cx="114300" cy="228600"/>
                <wp:effectExtent l="0" t="3175" r="0" b="0"/>
                <wp:wrapTight wrapText="bothSides">
                  <wp:wrapPolygon edited="0">
                    <wp:start x="0" y="0"/>
                    <wp:lineTo x="21600" y="0"/>
                    <wp:lineTo x="21600" y="21600"/>
                    <wp:lineTo x="0" y="21600"/>
                    <wp:lineTo x="0" y="0"/>
                  </wp:wrapPolygon>
                </wp:wrapTight>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0956E" w14:textId="77777777" w:rsidR="005536F5" w:rsidRPr="00D94FB8" w:rsidRDefault="005536F5" w:rsidP="00FD22BE">
                            <w:pPr>
                              <w:rPr>
                                <w:b/>
                                <w:sz w:val="28"/>
                              </w:rPr>
                            </w:pPr>
                            <w:r>
                              <w:rPr>
                                <w:b/>
                                <w:sz w:val="28"/>
                              </w:rPr>
                              <w:t xml:space="preserve">Abstract </w:t>
                            </w:r>
                            <w:r w:rsidRPr="00D94FB8">
                              <w:rPr>
                                <w:b/>
                                <w:sz w:val="28"/>
                              </w:rPr>
                              <w:t>Guidance</w:t>
                            </w:r>
                            <w:r>
                              <w:rPr>
                                <w:b/>
                                <w:sz w:val="28"/>
                              </w:rPr>
                              <w:t xml:space="preserve"> – remove this box before submitting!</w:t>
                            </w:r>
                          </w:p>
                          <w:p w14:paraId="588167E3" w14:textId="77777777" w:rsidR="005536F5" w:rsidRDefault="005536F5" w:rsidP="00FD22BE">
                            <w:pPr>
                              <w:pStyle w:val="ListParagraph"/>
                              <w:numPr>
                                <w:ilvl w:val="0"/>
                                <w:numId w:val="2"/>
                              </w:numPr>
                            </w:pPr>
                            <w:r w:rsidRPr="00FD22BE">
                              <w:t>No more than approx. 500 words (or 3,000 characters).</w:t>
                            </w:r>
                          </w:p>
                          <w:p w14:paraId="777B61E1" w14:textId="7209E7AC" w:rsidR="005536F5" w:rsidRDefault="005536F5" w:rsidP="00FD22BE">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5366DC97" w14:textId="77777777" w:rsidR="005536F5" w:rsidRDefault="005536F5" w:rsidP="00FD22BE">
                            <w:pPr>
                              <w:pStyle w:val="ListParagraph"/>
                              <w:numPr>
                                <w:ilvl w:val="0"/>
                                <w:numId w:val="2"/>
                              </w:numPr>
                            </w:pPr>
                            <w:r w:rsidRPr="00FD22BE">
                              <w:t>Headings in structured abstracts should be bold and followed by a period. Each heading should begin a new paragraph. For example:</w:t>
                            </w:r>
                          </w:p>
                          <w:p w14:paraId="2C295D68" w14:textId="77777777" w:rsidR="005536F5" w:rsidRPr="00FD22BE" w:rsidRDefault="005536F5" w:rsidP="00FD22BE">
                            <w:pPr>
                              <w:ind w:left="360"/>
                              <w:rPr>
                                <w:b/>
                              </w:rPr>
                            </w:pPr>
                            <w:r w:rsidRPr="00FD22BE">
                              <w:rPr>
                                <w:b/>
                              </w:rPr>
                              <w:t>Background.</w:t>
                            </w:r>
                            <w:r>
                              <w:rPr>
                                <w:b/>
                              </w:rPr>
                              <w:t xml:space="preserve"> </w:t>
                            </w:r>
                            <w:r w:rsidRPr="00FD22BE">
                              <w:t>The background section text goes here. Next line for new section.</w:t>
                            </w:r>
                          </w:p>
                          <w:p w14:paraId="49F11C5F" w14:textId="77777777" w:rsidR="005536F5" w:rsidRPr="00FD22BE" w:rsidRDefault="005536F5" w:rsidP="00FD22BE">
                            <w:pPr>
                              <w:ind w:left="360"/>
                              <w:rPr>
                                <w:b/>
                              </w:rPr>
                            </w:pPr>
                            <w:r w:rsidRPr="00FD22BE">
                              <w:rPr>
                                <w:b/>
                              </w:rPr>
                              <w:t>Methods.</w:t>
                            </w:r>
                            <w:r>
                              <w:rPr>
                                <w:b/>
                              </w:rPr>
                              <w:t xml:space="preserve"> </w:t>
                            </w:r>
                            <w:r w:rsidRPr="00FD22BE">
                              <w:t>Methods section here, then new line.</w:t>
                            </w:r>
                          </w:p>
                          <w:p w14:paraId="41DA4E31" w14:textId="77777777" w:rsidR="005536F5" w:rsidRPr="00FD22BE" w:rsidRDefault="005536F5" w:rsidP="00FD22BE">
                            <w:pPr>
                              <w:ind w:left="360"/>
                              <w:rPr>
                                <w:b/>
                              </w:rPr>
                            </w:pPr>
                            <w:r w:rsidRPr="00FD22BE">
                              <w:rPr>
                                <w:b/>
                              </w:rPr>
                              <w:t>Results.</w:t>
                            </w:r>
                            <w:r>
                              <w:rPr>
                                <w:b/>
                              </w:rPr>
                              <w:t xml:space="preserve"> </w:t>
                            </w:r>
                            <w:r w:rsidRPr="00FD22BE">
                              <w:t>Results section here, then new line.</w:t>
                            </w:r>
                          </w:p>
                          <w:p w14:paraId="6EF673EE" w14:textId="77777777" w:rsidR="005536F5" w:rsidRPr="00FD22BE" w:rsidRDefault="005536F5" w:rsidP="00FD22BE">
                            <w:pPr>
                              <w:ind w:left="360"/>
                              <w:rPr>
                                <w:b/>
                              </w:rPr>
                            </w:pPr>
                            <w:r w:rsidRPr="00FD22BE">
                              <w:rPr>
                                <w:b/>
                              </w:rPr>
                              <w:t>Discussion.</w:t>
                            </w:r>
                            <w:r>
                              <w:rPr>
                                <w:b/>
                              </w:rPr>
                              <w:t xml:space="preserve"> </w:t>
                            </w:r>
                            <w:r w:rsidRPr="00FD22BE">
                              <w:t>Discussion section here.</w:t>
                            </w:r>
                          </w:p>
                          <w:p w14:paraId="7FCA7242" w14:textId="77777777" w:rsidR="005536F5" w:rsidRDefault="005536F5" w:rsidP="00FD22B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A497E3" id="_x0000_t202" coordsize="21600,21600" o:spt="202" path="m,l,21600r21600,l21600,xe">
                <v:stroke joinstyle="miter"/>
                <v:path gradientshapeok="t" o:connecttype="rect"/>
              </v:shapetype>
              <v:shape id="Text Box 6" o:spid="_x0000_s1026" type="#_x0000_t202" style="position:absolute;margin-left:-9pt;margin-top:166pt;width:9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" filled="f" stroked="f">
                <v:textbox inset=",7.2pt,,7.2pt">
                  <w:txbxContent>
                    <w:p w14:paraId="3250956E" w14:textId="77777777" w:rsidR="005536F5" w:rsidRPr="00D94FB8" w:rsidRDefault="005536F5" w:rsidP="00FD22BE">
                      <w:pPr>
                        <w:rPr>
                          <w:b/>
                          <w:sz w:val="28"/>
                        </w:rPr>
                      </w:pPr>
                      <w:r>
                        <w:rPr>
                          <w:b/>
                          <w:sz w:val="28"/>
                        </w:rPr>
                        <w:t xml:space="preserve">Abstract </w:t>
                      </w:r>
                      <w:r w:rsidRPr="00D94FB8">
                        <w:rPr>
                          <w:b/>
                          <w:sz w:val="28"/>
                        </w:rPr>
                        <w:t>Guidance</w:t>
                      </w:r>
                      <w:r>
                        <w:rPr>
                          <w:b/>
                          <w:sz w:val="28"/>
                        </w:rPr>
                        <w:t xml:space="preserve"> – remove this box before submitting!</w:t>
                      </w:r>
                    </w:p>
                    <w:p w14:paraId="588167E3" w14:textId="77777777" w:rsidR="005536F5" w:rsidRDefault="005536F5" w:rsidP="00FD22BE">
                      <w:pPr>
                        <w:pStyle w:val="ListParagraph"/>
                        <w:numPr>
                          <w:ilvl w:val="0"/>
                          <w:numId w:val="2"/>
                        </w:numPr>
                      </w:pPr>
                      <w:r w:rsidRPr="00FD22BE">
                        <w:t>No more than approx. 500 words (or 3,000 characters).</w:t>
                      </w:r>
                    </w:p>
                    <w:p w14:paraId="777B61E1" w14:textId="7209E7AC" w:rsidR="005536F5" w:rsidRDefault="005536F5" w:rsidP="00FD22BE">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5366DC97" w14:textId="77777777" w:rsidR="005536F5" w:rsidRDefault="005536F5" w:rsidP="00FD22BE">
                      <w:pPr>
                        <w:pStyle w:val="ListParagraph"/>
                        <w:numPr>
                          <w:ilvl w:val="0"/>
                          <w:numId w:val="2"/>
                        </w:numPr>
                      </w:pPr>
                      <w:r w:rsidRPr="00FD22BE">
                        <w:t>Headings in structured abstracts should be bold and followed by a period. Each heading should begin a new paragraph. For example:</w:t>
                      </w:r>
                    </w:p>
                    <w:p w14:paraId="2C295D68" w14:textId="77777777" w:rsidR="005536F5" w:rsidRPr="00FD22BE" w:rsidRDefault="005536F5" w:rsidP="00FD22BE">
                      <w:pPr>
                        <w:ind w:left="360"/>
                        <w:rPr>
                          <w:b/>
                        </w:rPr>
                      </w:pPr>
                      <w:r w:rsidRPr="00FD22BE">
                        <w:rPr>
                          <w:b/>
                        </w:rPr>
                        <w:t>Background.</w:t>
                      </w:r>
                      <w:r>
                        <w:rPr>
                          <w:b/>
                        </w:rPr>
                        <w:t xml:space="preserve"> </w:t>
                      </w:r>
                      <w:r w:rsidRPr="00FD22BE">
                        <w:t>The background section text goes here. Next line for new section.</w:t>
                      </w:r>
                    </w:p>
                    <w:p w14:paraId="49F11C5F" w14:textId="77777777" w:rsidR="005536F5" w:rsidRPr="00FD22BE" w:rsidRDefault="005536F5" w:rsidP="00FD22BE">
                      <w:pPr>
                        <w:ind w:left="360"/>
                        <w:rPr>
                          <w:b/>
                        </w:rPr>
                      </w:pPr>
                      <w:r w:rsidRPr="00FD22BE">
                        <w:rPr>
                          <w:b/>
                        </w:rPr>
                        <w:t>Methods.</w:t>
                      </w:r>
                      <w:r>
                        <w:rPr>
                          <w:b/>
                        </w:rPr>
                        <w:t xml:space="preserve"> </w:t>
                      </w:r>
                      <w:r w:rsidRPr="00FD22BE">
                        <w:t>Methods section here, then new line.</w:t>
                      </w:r>
                    </w:p>
                    <w:p w14:paraId="41DA4E31" w14:textId="77777777" w:rsidR="005536F5" w:rsidRPr="00FD22BE" w:rsidRDefault="005536F5" w:rsidP="00FD22BE">
                      <w:pPr>
                        <w:ind w:left="360"/>
                        <w:rPr>
                          <w:b/>
                        </w:rPr>
                      </w:pPr>
                      <w:r w:rsidRPr="00FD22BE">
                        <w:rPr>
                          <w:b/>
                        </w:rPr>
                        <w:t>Results.</w:t>
                      </w:r>
                      <w:r>
                        <w:rPr>
                          <w:b/>
                        </w:rPr>
                        <w:t xml:space="preserve"> </w:t>
                      </w:r>
                      <w:r w:rsidRPr="00FD22BE">
                        <w:t>Results section here, then new line.</w:t>
                      </w:r>
                    </w:p>
                    <w:p w14:paraId="6EF673EE" w14:textId="77777777" w:rsidR="005536F5" w:rsidRPr="00FD22BE" w:rsidRDefault="005536F5" w:rsidP="00FD22BE">
                      <w:pPr>
                        <w:ind w:left="360"/>
                        <w:rPr>
                          <w:b/>
                        </w:rPr>
                      </w:pPr>
                      <w:r w:rsidRPr="00FD22BE">
                        <w:rPr>
                          <w:b/>
                        </w:rPr>
                        <w:t>Discussion.</w:t>
                      </w:r>
                      <w:r>
                        <w:rPr>
                          <w:b/>
                        </w:rPr>
                        <w:t xml:space="preserve"> </w:t>
                      </w:r>
                      <w:r w:rsidRPr="00FD22BE">
                        <w:t>Discussion section here.</w:t>
                      </w:r>
                    </w:p>
                    <w:p w14:paraId="7FCA7242" w14:textId="77777777" w:rsidR="005536F5" w:rsidRDefault="005536F5" w:rsidP="00FD22BE"/>
                  </w:txbxContent>
                </v:textbox>
                <w10:wrap type="tight"/>
              </v:shape>
            </w:pict>
          </mc:Fallback>
        </mc:AlternateContent>
      </w:r>
      <w:r w:rsidR="00D94FB8" w:rsidRPr="00EC09DA">
        <w:rPr>
          <w:rFonts w:ascii="Times New Roman" w:hAnsi="Times New Roman" w:cs="Times New Roman"/>
          <w:b/>
          <w:sz w:val="24"/>
          <w:szCs w:val="24"/>
        </w:rPr>
        <w:t>I</w:t>
      </w:r>
      <w:r w:rsidR="00B45195" w:rsidRPr="00EC09DA">
        <w:rPr>
          <w:rFonts w:ascii="Times New Roman" w:hAnsi="Times New Roman" w:cs="Times New Roman"/>
          <w:b/>
          <w:sz w:val="24"/>
          <w:szCs w:val="24"/>
        </w:rPr>
        <w:t>ntroduction</w:t>
      </w:r>
    </w:p>
    <w:p w14:paraId="285489E1" w14:textId="1CB1C20E" w:rsidR="00A37569" w:rsidRPr="00EC09DA" w:rsidRDefault="00A37569">
      <w:pPr>
        <w:pStyle w:val="Normal1"/>
        <w:contextualSpacing w:val="0"/>
        <w:rPr>
          <w:rFonts w:ascii="Times New Roman" w:hAnsi="Times New Roman" w:cs="Times New Roman"/>
          <w:sz w:val="24"/>
          <w:szCs w:val="24"/>
        </w:rPr>
      </w:pPr>
    </w:p>
    <w:p w14:paraId="585BD066" w14:textId="30847D3B" w:rsidR="00AC21D6" w:rsidRPr="00EC09DA" w:rsidRDefault="00AC21D6">
      <w:pPr>
        <w:spacing w:line="480" w:lineRule="auto"/>
        <w:rPr>
          <w:rFonts w:ascii="Times New Roman" w:hAnsi="Times New Roman" w:cs="Times New Roman"/>
          <w:sz w:val="24"/>
          <w:szCs w:val="24"/>
        </w:rPr>
        <w:pPrChange w:id="30" w:author="Lyle" w:date="2020-08-01T13:31:00Z">
          <w:pPr>
            <w:spacing w:line="480" w:lineRule="auto"/>
            <w:ind w:firstLine="720"/>
          </w:pPr>
        </w:pPrChange>
      </w:pPr>
      <w:r w:rsidRPr="00EC09DA">
        <w:rPr>
          <w:rFonts w:ascii="Times New Roman" w:hAnsi="Times New Roman" w:cs="Times New Roman"/>
          <w:sz w:val="24"/>
          <w:szCs w:val="24"/>
        </w:rPr>
        <w:t xml:space="preserve">Grassland ecosystems occupy more than a fifth of earth’s land area and account for a large proportion of the global </w:t>
      </w:r>
      <w:r w:rsidR="00FF36DE">
        <w:rPr>
          <w:rFonts w:ascii="Times New Roman" w:hAnsi="Times New Roman" w:cs="Times New Roman"/>
          <w:sz w:val="24"/>
          <w:szCs w:val="24"/>
        </w:rPr>
        <w:t>soil organic carbon (</w:t>
      </w:r>
      <w:r w:rsidRPr="00EC09DA">
        <w:rPr>
          <w:rFonts w:ascii="Times New Roman" w:hAnsi="Times New Roman" w:cs="Times New Roman"/>
          <w:sz w:val="24"/>
          <w:szCs w:val="24"/>
        </w:rPr>
        <w:t>SOC</w:t>
      </w:r>
      <w:r w:rsidR="00FF36DE">
        <w:rPr>
          <w:rFonts w:ascii="Times New Roman" w:hAnsi="Times New Roman" w:cs="Times New Roman"/>
          <w:sz w:val="24"/>
          <w:szCs w:val="24"/>
        </w:rPr>
        <w:t>)</w:t>
      </w:r>
      <w:r w:rsidRPr="00EC09DA">
        <w:rPr>
          <w:rFonts w:ascii="Times New Roman" w:hAnsi="Times New Roman" w:cs="Times New Roman"/>
          <w:sz w:val="24"/>
          <w:szCs w:val="24"/>
        </w:rPr>
        <w:t xml:space="preserve"> stock</w:t>
      </w:r>
      <w:ins w:id="31" w:author="Lyle" w:date="2020-08-05T15:10:00Z">
        <w:r w:rsidR="009B4E27">
          <w:rPr>
            <w:rFonts w:ascii="Times New Roman" w:hAnsi="Times New Roman" w:cs="Times New Roman"/>
            <w:sz w:val="24"/>
            <w:szCs w:val="24"/>
          </w:rPr>
          <w:t>s</w:t>
        </w:r>
      </w:ins>
      <w:r w:rsidRPr="00EC09DA">
        <w:rPr>
          <w:rFonts w:ascii="Times New Roman" w:hAnsi="Times New Roman" w:cs="Times New Roman"/>
          <w:sz w:val="24"/>
          <w:szCs w:val="24"/>
        </w:rPr>
        <w:t xml:space="preserve"> </w:t>
      </w:r>
      <w:r w:rsidR="00344353">
        <w:rPr>
          <w:rFonts w:ascii="Times New Roman" w:hAnsi="Times New Roman" w:cs="Times New Roman"/>
          <w:sz w:val="24"/>
        </w:rPr>
        <w:t>(</w:t>
      </w:r>
      <w:del w:id="32" w:author="Lyle" w:date="2020-08-01T13:31:00Z">
        <w:r w:rsidR="00344353" w:rsidDel="00F61F9F">
          <w:rPr>
            <w:rFonts w:ascii="Times New Roman" w:hAnsi="Times New Roman" w:cs="Times New Roman"/>
            <w:sz w:val="24"/>
          </w:rPr>
          <w:delText xml:space="preserve">Lal 2010, </w:delText>
        </w:r>
      </w:del>
      <w:r w:rsidR="00344353">
        <w:rPr>
          <w:rFonts w:ascii="Times New Roman" w:hAnsi="Times New Roman" w:cs="Times New Roman"/>
          <w:sz w:val="24"/>
        </w:rPr>
        <w:t>Scurlock and Hall 1998</w:t>
      </w:r>
      <w:ins w:id="33" w:author="Lyle" w:date="2020-08-01T13:31:00Z">
        <w:r w:rsidR="00F61F9F">
          <w:rPr>
            <w:rFonts w:ascii="Times New Roman" w:hAnsi="Times New Roman" w:cs="Times New Roman"/>
            <w:sz w:val="24"/>
          </w:rPr>
          <w:t>;</w:t>
        </w:r>
        <w:r w:rsidR="00F61F9F" w:rsidRPr="00F61F9F">
          <w:rPr>
            <w:rFonts w:ascii="Times New Roman" w:hAnsi="Times New Roman" w:cs="Times New Roman"/>
            <w:sz w:val="24"/>
          </w:rPr>
          <w:t xml:space="preserve"> </w:t>
        </w:r>
        <w:r w:rsidR="00F61F9F">
          <w:rPr>
            <w:rFonts w:ascii="Times New Roman" w:hAnsi="Times New Roman" w:cs="Times New Roman"/>
            <w:sz w:val="24"/>
          </w:rPr>
          <w:t>Lal 2010</w:t>
        </w:r>
      </w:ins>
      <w:r w:rsidR="00344353">
        <w:rPr>
          <w:rFonts w:ascii="Times New Roman" w:hAnsi="Times New Roman" w:cs="Times New Roman"/>
          <w:sz w:val="24"/>
        </w:rPr>
        <w:t>)</w:t>
      </w:r>
      <w:r w:rsidRPr="00EC09DA">
        <w:rPr>
          <w:rFonts w:ascii="Times New Roman" w:hAnsi="Times New Roman" w:cs="Times New Roman"/>
          <w:sz w:val="24"/>
          <w:szCs w:val="24"/>
        </w:rPr>
        <w:t xml:space="preserve">. However, there is considerable uncertainty in predictions of net ecosystem exchange, and hence carbon sequestration services from grasslands </w:t>
      </w:r>
      <w:r w:rsidR="00344353">
        <w:rPr>
          <w:rFonts w:ascii="Times New Roman" w:hAnsi="Times New Roman" w:cs="Times New Roman"/>
          <w:sz w:val="24"/>
        </w:rPr>
        <w:t>(</w:t>
      </w:r>
      <w:proofErr w:type="spellStart"/>
      <w:ins w:id="34" w:author="Lyle" w:date="2020-08-01T13:31:00Z">
        <w:r w:rsidR="00F61F9F">
          <w:rPr>
            <w:rFonts w:ascii="Times New Roman" w:hAnsi="Times New Roman" w:cs="Times New Roman"/>
            <w:sz w:val="24"/>
          </w:rPr>
          <w:t>Gilmanov</w:t>
        </w:r>
        <w:proofErr w:type="spellEnd"/>
        <w:r w:rsidR="00F61F9F">
          <w:rPr>
            <w:rFonts w:ascii="Times New Roman" w:hAnsi="Times New Roman" w:cs="Times New Roman"/>
            <w:sz w:val="24"/>
          </w:rPr>
          <w:t xml:space="preserve"> et al. 2007; </w:t>
        </w:r>
      </w:ins>
      <w:r w:rsidR="00344353">
        <w:rPr>
          <w:rFonts w:ascii="Times New Roman" w:hAnsi="Times New Roman" w:cs="Times New Roman"/>
          <w:sz w:val="24"/>
        </w:rPr>
        <w:t>Cahill et al. 2009</w:t>
      </w:r>
      <w:del w:id="35" w:author="Lyle" w:date="2020-08-01T13:32:00Z">
        <w:r w:rsidR="00344353" w:rsidDel="00F61F9F">
          <w:rPr>
            <w:rFonts w:ascii="Times New Roman" w:hAnsi="Times New Roman" w:cs="Times New Roman"/>
            <w:sz w:val="24"/>
          </w:rPr>
          <w:delText>,</w:delText>
        </w:r>
      </w:del>
      <w:del w:id="36" w:author="Lyle" w:date="2020-08-01T13:31:00Z">
        <w:r w:rsidR="00344353" w:rsidDel="00F61F9F">
          <w:rPr>
            <w:rFonts w:ascii="Times New Roman" w:hAnsi="Times New Roman" w:cs="Times New Roman"/>
            <w:sz w:val="24"/>
          </w:rPr>
          <w:delText xml:space="preserve"> Gilmanov et al. 2007</w:delText>
        </w:r>
      </w:del>
      <w:r w:rsidR="00344353">
        <w:rPr>
          <w:rFonts w:ascii="Times New Roman" w:hAnsi="Times New Roman" w:cs="Times New Roman"/>
          <w:sz w:val="24"/>
        </w:rPr>
        <w:t>)</w:t>
      </w:r>
      <w:r w:rsidRPr="00EC09DA">
        <w:rPr>
          <w:rFonts w:ascii="Times New Roman" w:hAnsi="Times New Roman" w:cs="Times New Roman"/>
          <w:sz w:val="24"/>
          <w:szCs w:val="24"/>
        </w:rPr>
        <w:t>. One significant source of uncertainty is that</w:t>
      </w:r>
      <w:ins w:id="37" w:author="Lyle" w:date="2020-08-01T13:32:00Z">
        <w:r w:rsidR="00F61F9F">
          <w:rPr>
            <w:rFonts w:ascii="Times New Roman" w:hAnsi="Times New Roman" w:cs="Times New Roman"/>
            <w:sz w:val="24"/>
            <w:szCs w:val="24"/>
          </w:rPr>
          <w:t>,</w:t>
        </w:r>
      </w:ins>
      <w:r w:rsidRPr="00EC09DA">
        <w:rPr>
          <w:rFonts w:ascii="Times New Roman" w:hAnsi="Times New Roman" w:cs="Times New Roman"/>
          <w:sz w:val="24"/>
          <w:szCs w:val="24"/>
        </w:rPr>
        <w:t xml:space="preserve"> while large herbivore grazing is known to mediate</w:t>
      </w:r>
      <w:r w:rsidR="000D0C2C" w:rsidRPr="00EC09DA">
        <w:rPr>
          <w:rFonts w:ascii="Times New Roman" w:hAnsi="Times New Roman" w:cs="Times New Roman"/>
          <w:sz w:val="24"/>
          <w:szCs w:val="24"/>
        </w:rPr>
        <w:t xml:space="preserve"> </w:t>
      </w:r>
      <w:r w:rsidRPr="00EC09DA">
        <w:rPr>
          <w:rFonts w:ascii="Times New Roman" w:hAnsi="Times New Roman" w:cs="Times New Roman"/>
          <w:sz w:val="24"/>
          <w:szCs w:val="24"/>
        </w:rPr>
        <w:t>patterns of plant species composition, diversity</w:t>
      </w:r>
      <w:del w:id="38" w:author="Lyle" w:date="2020-08-01T13:32:00Z">
        <w:r w:rsidRPr="00EC09DA" w:rsidDel="00F61F9F">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above</w:t>
      </w:r>
      <w:ins w:id="39" w:author="Lyle" w:date="2020-08-01T13:32:00Z">
        <w:r w:rsidR="00F61F9F">
          <w:rPr>
            <w:rFonts w:ascii="Times New Roman" w:hAnsi="Times New Roman" w:cs="Times New Roman"/>
            <w:sz w:val="24"/>
            <w:szCs w:val="24"/>
          </w:rPr>
          <w:t>-</w:t>
        </w:r>
      </w:ins>
      <w:r w:rsidRPr="00EC09DA">
        <w:rPr>
          <w:rFonts w:ascii="Times New Roman" w:hAnsi="Times New Roman" w:cs="Times New Roman"/>
          <w:sz w:val="24"/>
          <w:szCs w:val="24"/>
        </w:rPr>
        <w:t>ground primary</w:t>
      </w:r>
      <w:r w:rsidR="0051144C">
        <w:rPr>
          <w:rFonts w:ascii="Times New Roman" w:hAnsi="Times New Roman" w:cs="Times New Roman"/>
          <w:sz w:val="24"/>
          <w:szCs w:val="24"/>
        </w:rPr>
        <w:t xml:space="preserve">  </w:t>
      </w:r>
      <w:r w:rsidRPr="00EC09DA">
        <w:rPr>
          <w:rFonts w:ascii="Times New Roman" w:hAnsi="Times New Roman" w:cs="Times New Roman"/>
          <w:sz w:val="24"/>
          <w:szCs w:val="24"/>
        </w:rPr>
        <w:t>producti</w:t>
      </w:r>
      <w:r w:rsidR="000D0C2C" w:rsidRPr="00EC09DA">
        <w:rPr>
          <w:rFonts w:ascii="Times New Roman" w:hAnsi="Times New Roman" w:cs="Times New Roman"/>
          <w:sz w:val="24"/>
          <w:szCs w:val="24"/>
        </w:rPr>
        <w:t>vity</w:t>
      </w:r>
      <w:r w:rsidR="0051144C">
        <w:rPr>
          <w:rFonts w:ascii="Times New Roman" w:hAnsi="Times New Roman" w:cs="Times New Roman"/>
          <w:sz w:val="24"/>
          <w:szCs w:val="24"/>
        </w:rPr>
        <w:t xml:space="preserve"> </w:t>
      </w:r>
      <w:r w:rsidR="00344353">
        <w:rPr>
          <w:rFonts w:ascii="Times New Roman" w:hAnsi="Times New Roman" w:cs="Times New Roman"/>
          <w:sz w:val="24"/>
        </w:rPr>
        <w:t>(</w:t>
      </w:r>
      <w:ins w:id="40" w:author="Lyle" w:date="2020-08-01T13:32:00Z">
        <w:r w:rsidR="00F61F9F">
          <w:rPr>
            <w:rFonts w:ascii="Times New Roman" w:hAnsi="Times New Roman" w:cs="Times New Roman"/>
            <w:sz w:val="24"/>
          </w:rPr>
          <w:t xml:space="preserve">McNaughton 1985; </w:t>
        </w:r>
      </w:ins>
      <w:ins w:id="41" w:author="Lyle" w:date="2020-08-01T13:33:00Z">
        <w:r w:rsidR="00F61F9F">
          <w:rPr>
            <w:rFonts w:ascii="Times New Roman" w:hAnsi="Times New Roman" w:cs="Times New Roman"/>
            <w:sz w:val="24"/>
          </w:rPr>
          <w:t xml:space="preserve">Knapp et al. 1999; </w:t>
        </w:r>
      </w:ins>
      <w:proofErr w:type="spellStart"/>
      <w:r w:rsidR="00344353">
        <w:rPr>
          <w:rFonts w:ascii="Times New Roman" w:hAnsi="Times New Roman" w:cs="Times New Roman"/>
          <w:sz w:val="24"/>
        </w:rPr>
        <w:t>Fuhlendorf</w:t>
      </w:r>
      <w:proofErr w:type="spellEnd"/>
      <w:r w:rsidR="00344353">
        <w:rPr>
          <w:rFonts w:ascii="Times New Roman" w:hAnsi="Times New Roman" w:cs="Times New Roman"/>
          <w:sz w:val="24"/>
        </w:rPr>
        <w:t xml:space="preserve"> and Engle 2001</w:t>
      </w:r>
      <w:del w:id="42" w:author="Lyle" w:date="2020-08-01T13:33:00Z">
        <w:r w:rsidR="00344353" w:rsidDel="00F61F9F">
          <w:rPr>
            <w:rFonts w:ascii="Times New Roman" w:hAnsi="Times New Roman" w:cs="Times New Roman"/>
            <w:sz w:val="24"/>
          </w:rPr>
          <w:delText>, Knapp et al. 1999,</w:delText>
        </w:r>
      </w:del>
      <w:del w:id="43" w:author="Lyle" w:date="2020-08-01T13:32:00Z">
        <w:r w:rsidR="00344353" w:rsidDel="00F61F9F">
          <w:rPr>
            <w:rFonts w:ascii="Times New Roman" w:hAnsi="Times New Roman" w:cs="Times New Roman"/>
            <w:sz w:val="24"/>
          </w:rPr>
          <w:delText xml:space="preserve"> McNaughton 1985</w:delText>
        </w:r>
      </w:del>
      <w:r w:rsidR="00344353">
        <w:rPr>
          <w:rFonts w:ascii="Times New Roman" w:hAnsi="Times New Roman" w:cs="Times New Roman"/>
          <w:sz w:val="24"/>
        </w:rPr>
        <w:t>)</w:t>
      </w:r>
      <w:r w:rsidRPr="00EC09DA">
        <w:rPr>
          <w:rFonts w:ascii="Times New Roman" w:hAnsi="Times New Roman" w:cs="Times New Roman"/>
          <w:sz w:val="24"/>
          <w:szCs w:val="24"/>
        </w:rPr>
        <w:t>, the effects of grazing on below</w:t>
      </w:r>
      <w:ins w:id="44" w:author="Lyle" w:date="2020-08-01T13:36:00Z">
        <w:r w:rsidR="00F61F9F">
          <w:rPr>
            <w:rFonts w:ascii="Times New Roman" w:hAnsi="Times New Roman" w:cs="Times New Roman"/>
            <w:sz w:val="24"/>
            <w:szCs w:val="24"/>
          </w:rPr>
          <w:t>-</w:t>
        </w:r>
      </w:ins>
      <w:r w:rsidRPr="00EC09DA">
        <w:rPr>
          <w:rFonts w:ascii="Times New Roman" w:hAnsi="Times New Roman" w:cs="Times New Roman"/>
          <w:sz w:val="24"/>
          <w:szCs w:val="24"/>
        </w:rPr>
        <w:t xml:space="preserve">ground processes and soil carbon </w:t>
      </w:r>
      <w:del w:id="45" w:author="Lyle" w:date="2020-08-05T15:11:00Z">
        <w:r w:rsidRPr="00EC09DA" w:rsidDel="009B4E27">
          <w:rPr>
            <w:rFonts w:ascii="Times New Roman" w:hAnsi="Times New Roman" w:cs="Times New Roman"/>
            <w:sz w:val="24"/>
            <w:szCs w:val="24"/>
          </w:rPr>
          <w:delText xml:space="preserve">is </w:delText>
        </w:r>
      </w:del>
      <w:ins w:id="46" w:author="Lyle" w:date="2020-08-05T15:11:00Z">
        <w:r w:rsidR="009B4E27">
          <w:rPr>
            <w:rFonts w:ascii="Times New Roman" w:hAnsi="Times New Roman" w:cs="Times New Roman"/>
            <w:sz w:val="24"/>
            <w:szCs w:val="24"/>
          </w:rPr>
          <w:t>are</w:t>
        </w:r>
        <w:r w:rsidR="009B4E27"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less clear </w:t>
      </w:r>
      <w:r w:rsidR="00344353">
        <w:rPr>
          <w:rFonts w:ascii="Times New Roman" w:hAnsi="Times New Roman" w:cs="Times New Roman"/>
          <w:sz w:val="24"/>
        </w:rPr>
        <w:t>(</w:t>
      </w:r>
      <w:ins w:id="47" w:author="Lyle" w:date="2020-08-01T13:37:00Z">
        <w:r w:rsidR="00F61F9F">
          <w:rPr>
            <w:rFonts w:ascii="Times New Roman" w:hAnsi="Times New Roman" w:cs="Times New Roman"/>
            <w:sz w:val="24"/>
          </w:rPr>
          <w:t>McNaughton et al. 1998; Hamilton and Frank 2001</w:t>
        </w:r>
      </w:ins>
      <w:ins w:id="48" w:author="Lyle" w:date="2020-08-01T13:38:00Z">
        <w:r w:rsidR="00F61F9F">
          <w:rPr>
            <w:rFonts w:ascii="Times New Roman" w:hAnsi="Times New Roman" w:cs="Times New Roman"/>
            <w:sz w:val="24"/>
          </w:rPr>
          <w:t>;</w:t>
        </w:r>
      </w:ins>
      <w:ins w:id="49" w:author="Lyle" w:date="2020-08-01T13:37:00Z">
        <w:r w:rsidR="00F61F9F">
          <w:rPr>
            <w:rFonts w:ascii="Times New Roman" w:hAnsi="Times New Roman" w:cs="Times New Roman"/>
            <w:sz w:val="24"/>
          </w:rPr>
          <w:t xml:space="preserve"> </w:t>
        </w:r>
        <w:proofErr w:type="spellStart"/>
        <w:r w:rsidR="00F61F9F">
          <w:rPr>
            <w:rFonts w:ascii="Times New Roman" w:hAnsi="Times New Roman" w:cs="Times New Roman"/>
            <w:sz w:val="24"/>
          </w:rPr>
          <w:t>McSherry</w:t>
        </w:r>
        <w:proofErr w:type="spellEnd"/>
        <w:r w:rsidR="00F61F9F">
          <w:rPr>
            <w:rFonts w:ascii="Times New Roman" w:hAnsi="Times New Roman" w:cs="Times New Roman"/>
            <w:sz w:val="24"/>
          </w:rPr>
          <w:t xml:space="preserve"> and Ritchie 2013; </w:t>
        </w:r>
      </w:ins>
      <w:proofErr w:type="spellStart"/>
      <w:r w:rsidR="00344353">
        <w:rPr>
          <w:rFonts w:ascii="Times New Roman" w:hAnsi="Times New Roman" w:cs="Times New Roman"/>
          <w:sz w:val="24"/>
        </w:rPr>
        <w:t>Balogianni</w:t>
      </w:r>
      <w:proofErr w:type="spellEnd"/>
      <w:r w:rsidR="00344353">
        <w:rPr>
          <w:rFonts w:ascii="Times New Roman" w:hAnsi="Times New Roman" w:cs="Times New Roman"/>
          <w:sz w:val="24"/>
        </w:rPr>
        <w:t xml:space="preserve"> et al. 2014</w:t>
      </w:r>
      <w:ins w:id="50" w:author="Lyle" w:date="2020-08-01T13:38:00Z">
        <w:r w:rsidR="00F61F9F">
          <w:rPr>
            <w:rFonts w:ascii="Times New Roman" w:hAnsi="Times New Roman" w:cs="Times New Roman"/>
            <w:sz w:val="24"/>
          </w:rPr>
          <w:t>)</w:t>
        </w:r>
      </w:ins>
      <w:del w:id="51" w:author="Lyle" w:date="2020-08-01T13:38:00Z">
        <w:r w:rsidR="00344353" w:rsidDel="00F61F9F">
          <w:rPr>
            <w:rFonts w:ascii="Times New Roman" w:hAnsi="Times New Roman" w:cs="Times New Roman"/>
            <w:sz w:val="24"/>
          </w:rPr>
          <w:delText xml:space="preserve">, </w:delText>
        </w:r>
      </w:del>
      <w:del w:id="52" w:author="Lyle" w:date="2020-08-01T13:37:00Z">
        <w:r w:rsidR="00344353" w:rsidDel="00F61F9F">
          <w:rPr>
            <w:rFonts w:ascii="Times New Roman" w:hAnsi="Times New Roman" w:cs="Times New Roman"/>
            <w:sz w:val="24"/>
          </w:rPr>
          <w:delText>Hamilton and Frank 2001, McNaughton et al. 1998, McSherry and Ritchie 2013</w:delText>
        </w:r>
      </w:del>
      <w:del w:id="53" w:author="Lyle" w:date="2020-08-01T13:38:00Z">
        <w:r w:rsidR="00344353" w:rsidDel="00F61F9F">
          <w:rPr>
            <w:rFonts w:ascii="Times New Roman" w:hAnsi="Times New Roman" w:cs="Times New Roman"/>
            <w:sz w:val="24"/>
          </w:rPr>
          <w:delText>)</w:delText>
        </w:r>
        <w:r w:rsidRPr="00EC09DA" w:rsidDel="00F61F9F">
          <w:rPr>
            <w:rFonts w:ascii="Times New Roman" w:hAnsi="Times New Roman" w:cs="Times New Roman"/>
            <w:sz w:val="24"/>
            <w:szCs w:val="24"/>
          </w:rPr>
          <w:delText>.</w:delText>
        </w:r>
      </w:del>
      <w:r w:rsidRPr="00EC09DA">
        <w:rPr>
          <w:rFonts w:ascii="Times New Roman" w:hAnsi="Times New Roman" w:cs="Times New Roman"/>
          <w:sz w:val="24"/>
          <w:szCs w:val="24"/>
        </w:rPr>
        <w:t xml:space="preserve"> In particular, there are limited field studies where the impact of grazing on root production in grassland systems has been directly measured (e.g.</w:t>
      </w:r>
      <w:del w:id="54" w:author="Lyle" w:date="2020-08-05T15:11:00Z">
        <w:r w:rsidRPr="00EC09DA" w:rsidDel="009B4E27">
          <w:rPr>
            <w:rFonts w:ascii="Times New Roman" w:hAnsi="Times New Roman" w:cs="Times New Roman"/>
            <w:sz w:val="24"/>
            <w:szCs w:val="24"/>
          </w:rPr>
          <w:delText>,</w:delText>
        </w:r>
      </w:del>
      <w:r w:rsidRPr="00EC09DA">
        <w:rPr>
          <w:rFonts w:ascii="Times New Roman" w:hAnsi="Times New Roman" w:cs="Times New Roman"/>
          <w:sz w:val="24"/>
          <w:szCs w:val="24"/>
        </w:rPr>
        <w:t xml:space="preserve"> via root ingrowth cores or </w:t>
      </w:r>
      <w:proofErr w:type="spellStart"/>
      <w:r w:rsidRPr="00EC09DA">
        <w:rPr>
          <w:rFonts w:ascii="Times New Roman" w:hAnsi="Times New Roman" w:cs="Times New Roman"/>
          <w:sz w:val="24"/>
          <w:szCs w:val="24"/>
        </w:rPr>
        <w:t>minirhizotron</w:t>
      </w:r>
      <w:proofErr w:type="spellEnd"/>
      <w:r w:rsidRPr="00EC09DA">
        <w:rPr>
          <w:rFonts w:ascii="Times New Roman" w:hAnsi="Times New Roman" w:cs="Times New Roman"/>
          <w:sz w:val="24"/>
          <w:szCs w:val="24"/>
        </w:rPr>
        <w:t xml:space="preserve"> technology</w:t>
      </w:r>
      <w:del w:id="55" w:author="Lyle" w:date="2020-08-01T13:38:00Z">
        <w:r w:rsidR="00DB572E" w:rsidRPr="00EC09DA" w:rsidDel="000B141A">
          <w:rPr>
            <w:rFonts w:ascii="Times New Roman" w:hAnsi="Times New Roman" w:cs="Times New Roman"/>
            <w:sz w:val="24"/>
            <w:szCs w:val="24"/>
          </w:rPr>
          <w:delText xml:space="preserve">, </w:delText>
        </w:r>
      </w:del>
      <w:ins w:id="56" w:author="Lyle" w:date="2020-08-01T13:38:00Z">
        <w:r w:rsidR="000B141A">
          <w:rPr>
            <w:rFonts w:ascii="Times New Roman" w:hAnsi="Times New Roman" w:cs="Times New Roman"/>
            <w:sz w:val="24"/>
            <w:szCs w:val="24"/>
          </w:rPr>
          <w:t>;</w:t>
        </w:r>
      </w:ins>
      <w:del w:id="57" w:author="Lyle" w:date="2020-08-01T13:38:00Z">
        <w:r w:rsidRPr="00EC09DA" w:rsidDel="000B141A">
          <w:rPr>
            <w:rFonts w:ascii="Times New Roman" w:hAnsi="Times New Roman" w:cs="Times New Roman"/>
            <w:sz w:val="24"/>
            <w:szCs w:val="24"/>
          </w:rPr>
          <w:delText>but</w:delText>
        </w:r>
      </w:del>
      <w:r w:rsidRPr="00EC09DA">
        <w:rPr>
          <w:rFonts w:ascii="Times New Roman" w:hAnsi="Times New Roman" w:cs="Times New Roman"/>
          <w:sz w:val="24"/>
          <w:szCs w:val="24"/>
        </w:rPr>
        <w:t xml:space="preserve"> see</w:t>
      </w:r>
      <w:r w:rsidR="00310758" w:rsidRPr="00EC09DA">
        <w:rPr>
          <w:rFonts w:ascii="Times New Roman" w:hAnsi="Times New Roman" w:cs="Times New Roman"/>
          <w:sz w:val="24"/>
          <w:szCs w:val="24"/>
        </w:rPr>
        <w:t xml:space="preserve"> </w:t>
      </w:r>
      <w:proofErr w:type="spellStart"/>
      <w:r w:rsidR="00344353">
        <w:rPr>
          <w:rFonts w:ascii="Times New Roman" w:hAnsi="Times New Roman" w:cs="Times New Roman"/>
          <w:sz w:val="24"/>
        </w:rPr>
        <w:t>Ziter</w:t>
      </w:r>
      <w:proofErr w:type="spellEnd"/>
      <w:r w:rsidR="00344353">
        <w:rPr>
          <w:rFonts w:ascii="Times New Roman" w:hAnsi="Times New Roman" w:cs="Times New Roman"/>
          <w:sz w:val="24"/>
        </w:rPr>
        <w:t xml:space="preserve"> and MacDougall 2012</w:t>
      </w:r>
      <w:del w:id="58" w:author="Lyle" w:date="2020-08-01T13:38:00Z">
        <w:r w:rsidR="00B950ED" w:rsidDel="000B141A">
          <w:rPr>
            <w:rFonts w:ascii="Times New Roman" w:hAnsi="Times New Roman" w:cs="Times New Roman"/>
            <w:sz w:val="24"/>
            <w:szCs w:val="24"/>
          </w:rPr>
          <w:delText>,</w:delText>
        </w:r>
        <w:r w:rsidR="00310758" w:rsidRPr="00EC09DA" w:rsidDel="000B141A">
          <w:rPr>
            <w:rFonts w:ascii="Times New Roman" w:hAnsi="Times New Roman" w:cs="Times New Roman"/>
            <w:sz w:val="24"/>
            <w:szCs w:val="24"/>
          </w:rPr>
          <w:delText xml:space="preserve"> </w:delText>
        </w:r>
      </w:del>
      <w:ins w:id="59" w:author="Lyle" w:date="2020-08-01T13:38:00Z">
        <w:r w:rsidR="000B141A">
          <w:rPr>
            <w:rFonts w:ascii="Times New Roman" w:hAnsi="Times New Roman" w:cs="Times New Roman"/>
            <w:sz w:val="24"/>
            <w:szCs w:val="24"/>
          </w:rPr>
          <w:t>;</w:t>
        </w:r>
        <w:r w:rsidR="000B141A" w:rsidRPr="00EC09DA">
          <w:rPr>
            <w:rFonts w:ascii="Times New Roman" w:hAnsi="Times New Roman" w:cs="Times New Roman"/>
            <w:sz w:val="24"/>
            <w:szCs w:val="24"/>
          </w:rPr>
          <w:t xml:space="preserve"> </w:t>
        </w:r>
      </w:ins>
      <w:proofErr w:type="spellStart"/>
      <w:r w:rsidR="00344353">
        <w:rPr>
          <w:rFonts w:ascii="Times New Roman" w:hAnsi="Times New Roman" w:cs="Times New Roman"/>
          <w:sz w:val="24"/>
        </w:rPr>
        <w:t>Balogianni</w:t>
      </w:r>
      <w:proofErr w:type="spellEnd"/>
      <w:r w:rsidR="00344353">
        <w:rPr>
          <w:rFonts w:ascii="Times New Roman" w:hAnsi="Times New Roman" w:cs="Times New Roman"/>
          <w:sz w:val="24"/>
        </w:rPr>
        <w:t xml:space="preserve"> et al. 2014</w:t>
      </w:r>
      <w:ins w:id="60" w:author="Lyle" w:date="2020-08-01T13:38:00Z">
        <w:r w:rsidR="000B141A">
          <w:rPr>
            <w:rFonts w:ascii="Times New Roman" w:hAnsi="Times New Roman" w:cs="Times New Roman"/>
            <w:sz w:val="24"/>
          </w:rPr>
          <w:t>;</w:t>
        </w:r>
      </w:ins>
      <w:del w:id="61" w:author="Lyle" w:date="2020-08-01T13:39:00Z">
        <w:r w:rsidR="00833619" w:rsidDel="000B141A">
          <w:rPr>
            <w:rFonts w:ascii="Times New Roman" w:hAnsi="Times New Roman" w:cs="Times New Roman"/>
            <w:sz w:val="24"/>
          </w:rPr>
          <w:delText>,</w:delText>
        </w:r>
        <w:r w:rsidR="00310758" w:rsidRPr="00EC09DA" w:rsidDel="000B141A">
          <w:rPr>
            <w:rFonts w:ascii="Times New Roman" w:hAnsi="Times New Roman" w:cs="Times New Roman"/>
            <w:sz w:val="24"/>
            <w:szCs w:val="24"/>
          </w:rPr>
          <w:delText xml:space="preserve"> and</w:delText>
        </w:r>
      </w:del>
      <w:r w:rsidR="00310758" w:rsidRPr="00EC09DA">
        <w:rPr>
          <w:rFonts w:ascii="Times New Roman" w:hAnsi="Times New Roman" w:cs="Times New Roman"/>
          <w:sz w:val="24"/>
          <w:szCs w:val="24"/>
        </w:rPr>
        <w:t xml:space="preserve"> </w:t>
      </w:r>
      <w:r w:rsidR="00344353">
        <w:rPr>
          <w:rFonts w:ascii="Times New Roman" w:hAnsi="Times New Roman" w:cs="Times New Roman"/>
          <w:sz w:val="24"/>
        </w:rPr>
        <w:t>Cooley et al. 2019</w:t>
      </w:r>
      <w:r w:rsidR="004234B1" w:rsidRPr="00EC09DA">
        <w:rPr>
          <w:rFonts w:ascii="Times New Roman" w:hAnsi="Times New Roman" w:cs="Times New Roman"/>
          <w:sz w:val="24"/>
          <w:szCs w:val="24"/>
        </w:rPr>
        <w:t>)</w:t>
      </w:r>
      <w:r w:rsidRPr="00EC09DA">
        <w:rPr>
          <w:rFonts w:ascii="Times New Roman" w:hAnsi="Times New Roman" w:cs="Times New Roman"/>
          <w:sz w:val="24"/>
          <w:szCs w:val="24"/>
        </w:rPr>
        <w:t>. Since below</w:t>
      </w:r>
      <w:ins w:id="62" w:author="Lyle" w:date="2020-08-01T13:39:00Z">
        <w:r w:rsidR="000B141A">
          <w:rPr>
            <w:rFonts w:ascii="Times New Roman" w:hAnsi="Times New Roman" w:cs="Times New Roman"/>
            <w:sz w:val="24"/>
            <w:szCs w:val="24"/>
          </w:rPr>
          <w:t>-</w:t>
        </w:r>
      </w:ins>
      <w:r w:rsidRPr="00EC09DA">
        <w:rPr>
          <w:rFonts w:ascii="Times New Roman" w:hAnsi="Times New Roman" w:cs="Times New Roman"/>
          <w:sz w:val="24"/>
          <w:szCs w:val="24"/>
        </w:rPr>
        <w:t xml:space="preserve">ground production may be the largest component of total </w:t>
      </w:r>
      <w:ins w:id="63" w:author="Madhusudana Idupulapati" w:date="2020-04-22T09:35:00Z">
        <w:r w:rsidR="00970C89">
          <w:rPr>
            <w:rFonts w:ascii="Times New Roman" w:hAnsi="Times New Roman" w:cs="Times New Roman"/>
            <w:sz w:val="24"/>
            <w:szCs w:val="24"/>
          </w:rPr>
          <w:t xml:space="preserve">net </w:t>
        </w:r>
      </w:ins>
      <w:ins w:id="64" w:author="Madhusudana Idupulapati" w:date="2020-04-22T09:36:00Z">
        <w:r w:rsidR="00970C89">
          <w:rPr>
            <w:rFonts w:ascii="Times New Roman" w:hAnsi="Times New Roman" w:cs="Times New Roman"/>
            <w:sz w:val="24"/>
            <w:szCs w:val="24"/>
          </w:rPr>
          <w:t>primary productivity (</w:t>
        </w:r>
      </w:ins>
      <w:r w:rsidRPr="00EC09DA">
        <w:rPr>
          <w:rFonts w:ascii="Times New Roman" w:hAnsi="Times New Roman" w:cs="Times New Roman"/>
          <w:sz w:val="24"/>
          <w:szCs w:val="24"/>
        </w:rPr>
        <w:t>NPP</w:t>
      </w:r>
      <w:ins w:id="65" w:author="Madhusudana Idupulapati" w:date="2020-04-22T09:36:00Z">
        <w:r w:rsidR="00970C89">
          <w:rPr>
            <w:rFonts w:ascii="Times New Roman" w:hAnsi="Times New Roman" w:cs="Times New Roman"/>
            <w:sz w:val="24"/>
            <w:szCs w:val="24"/>
          </w:rPr>
          <w:t>)</w:t>
        </w:r>
      </w:ins>
      <w:r w:rsidRPr="00EC09DA">
        <w:rPr>
          <w:rFonts w:ascii="Times New Roman" w:hAnsi="Times New Roman" w:cs="Times New Roman"/>
          <w:sz w:val="24"/>
          <w:szCs w:val="24"/>
        </w:rPr>
        <w:t xml:space="preserve"> for many grasslands </w:t>
      </w:r>
      <w:r w:rsidR="00344353">
        <w:rPr>
          <w:rFonts w:ascii="Times New Roman" w:hAnsi="Times New Roman" w:cs="Times New Roman"/>
          <w:sz w:val="24"/>
        </w:rPr>
        <w:t>(Gill et al. 2002</w:t>
      </w:r>
      <w:del w:id="66" w:author="Lyle" w:date="2020-08-05T15:12:00Z">
        <w:r w:rsidR="00344353" w:rsidDel="009B4E27">
          <w:rPr>
            <w:rFonts w:ascii="Times New Roman" w:hAnsi="Times New Roman" w:cs="Times New Roman"/>
            <w:sz w:val="24"/>
          </w:rPr>
          <w:delText xml:space="preserve">, </w:delText>
        </w:r>
      </w:del>
      <w:ins w:id="67" w:author="Lyle" w:date="2020-08-05T15:12:00Z">
        <w:r w:rsidR="009B4E27">
          <w:rPr>
            <w:rFonts w:ascii="Times New Roman" w:hAnsi="Times New Roman" w:cs="Times New Roman"/>
            <w:sz w:val="24"/>
          </w:rPr>
          <w:t xml:space="preserve">; </w:t>
        </w:r>
      </w:ins>
      <w:r w:rsidR="00344353">
        <w:rPr>
          <w:rFonts w:ascii="Times New Roman" w:hAnsi="Times New Roman" w:cs="Times New Roman"/>
          <w:sz w:val="24"/>
        </w:rPr>
        <w:t>Hui and Jackson 2006)</w:t>
      </w:r>
      <w:r w:rsidRPr="00EC09DA">
        <w:rPr>
          <w:rFonts w:ascii="Times New Roman" w:hAnsi="Times New Roman" w:cs="Times New Roman"/>
          <w:sz w:val="24"/>
          <w:szCs w:val="24"/>
        </w:rPr>
        <w:t xml:space="preserve">, determining how grazing affects root production will help to predict </w:t>
      </w:r>
      <w:del w:id="68" w:author="Lyle" w:date="2020-08-01T13:39:00Z">
        <w:r w:rsidRPr="00EC09DA" w:rsidDel="000B141A">
          <w:rPr>
            <w:rFonts w:ascii="Times New Roman" w:hAnsi="Times New Roman" w:cs="Times New Roman"/>
            <w:sz w:val="24"/>
            <w:szCs w:val="24"/>
          </w:rPr>
          <w:delText xml:space="preserve">if and </w:delText>
        </w:r>
      </w:del>
      <w:r w:rsidRPr="00EC09DA">
        <w:rPr>
          <w:rFonts w:ascii="Times New Roman" w:hAnsi="Times New Roman" w:cs="Times New Roman"/>
          <w:sz w:val="24"/>
          <w:szCs w:val="24"/>
        </w:rPr>
        <w:t>when grassland ecosystems will behave as carbon sinks, and whether grazing is likely to promote or inhibit carbon sequestration services.</w:t>
      </w:r>
    </w:p>
    <w:p w14:paraId="5556CB65" w14:textId="3F37D851" w:rsidR="00AC21D6" w:rsidRPr="00EC09DA" w:rsidRDefault="00AC21D6" w:rsidP="00AC21D6">
      <w:pPr>
        <w:tabs>
          <w:tab w:val="left" w:pos="720"/>
        </w:tabs>
        <w:spacing w:line="480" w:lineRule="auto"/>
        <w:ind w:firstLine="720"/>
        <w:rPr>
          <w:rFonts w:ascii="Times New Roman" w:hAnsi="Times New Roman" w:cs="Times New Roman"/>
          <w:sz w:val="24"/>
          <w:szCs w:val="24"/>
        </w:rPr>
      </w:pPr>
      <w:r w:rsidRPr="00EC09DA">
        <w:rPr>
          <w:rFonts w:ascii="Times New Roman" w:hAnsi="Times New Roman" w:cs="Times New Roman"/>
          <w:color w:val="000000" w:themeColor="text1"/>
          <w:sz w:val="24"/>
          <w:szCs w:val="24"/>
        </w:rPr>
        <w:t xml:space="preserve">Root carbon inputs may constitute a disproportionate amount of the total SOC stock compared with shoot carbon </w:t>
      </w:r>
      <w:r w:rsidR="00344353">
        <w:rPr>
          <w:rFonts w:ascii="Times New Roman" w:hAnsi="Times New Roman" w:cs="Times New Roman"/>
          <w:sz w:val="24"/>
        </w:rPr>
        <w:t>(</w:t>
      </w:r>
      <w:proofErr w:type="spellStart"/>
      <w:ins w:id="69" w:author="Lyle" w:date="2020-08-01T13:40:00Z">
        <w:r w:rsidR="000B141A">
          <w:rPr>
            <w:rFonts w:ascii="Times New Roman" w:hAnsi="Times New Roman" w:cs="Times New Roman"/>
            <w:sz w:val="24"/>
          </w:rPr>
          <w:t>Rasse</w:t>
        </w:r>
        <w:proofErr w:type="spellEnd"/>
        <w:r w:rsidR="000B141A">
          <w:rPr>
            <w:rFonts w:ascii="Times New Roman" w:hAnsi="Times New Roman" w:cs="Times New Roman"/>
            <w:sz w:val="24"/>
          </w:rPr>
          <w:t xml:space="preserve"> et al. 2005; </w:t>
        </w:r>
      </w:ins>
      <w:r w:rsidR="00344353">
        <w:rPr>
          <w:rFonts w:ascii="Times New Roman" w:hAnsi="Times New Roman" w:cs="Times New Roman"/>
          <w:sz w:val="24"/>
        </w:rPr>
        <w:t>Poirier et al. 2018</w:t>
      </w:r>
      <w:del w:id="70" w:author="Lyle" w:date="2020-08-01T13:40:00Z">
        <w:r w:rsidR="00344353" w:rsidDel="000B141A">
          <w:rPr>
            <w:rFonts w:ascii="Times New Roman" w:hAnsi="Times New Roman" w:cs="Times New Roman"/>
            <w:sz w:val="24"/>
          </w:rPr>
          <w:delText xml:space="preserve">, </w:delText>
        </w:r>
      </w:del>
      <w:ins w:id="71" w:author="Lyle" w:date="2020-08-01T13:40:00Z">
        <w:r w:rsidR="000B141A">
          <w:rPr>
            <w:rFonts w:ascii="Times New Roman" w:hAnsi="Times New Roman" w:cs="Times New Roman"/>
            <w:sz w:val="24"/>
          </w:rPr>
          <w:t xml:space="preserve">; </w:t>
        </w:r>
      </w:ins>
      <w:del w:id="72" w:author="Lyle" w:date="2020-08-01T13:40:00Z">
        <w:r w:rsidR="00344353" w:rsidDel="000B141A">
          <w:rPr>
            <w:rFonts w:ascii="Times New Roman" w:hAnsi="Times New Roman" w:cs="Times New Roman"/>
            <w:sz w:val="24"/>
          </w:rPr>
          <w:delText xml:space="preserve">Rasse et al. 2005, </w:delText>
        </w:r>
      </w:del>
      <w:proofErr w:type="spellStart"/>
      <w:r w:rsidR="00344353">
        <w:rPr>
          <w:rFonts w:ascii="Times New Roman" w:hAnsi="Times New Roman" w:cs="Times New Roman"/>
          <w:sz w:val="24"/>
        </w:rPr>
        <w:t>Sokol</w:t>
      </w:r>
      <w:proofErr w:type="spellEnd"/>
      <w:r w:rsidR="00344353">
        <w:rPr>
          <w:rFonts w:ascii="Times New Roman" w:hAnsi="Times New Roman" w:cs="Times New Roman"/>
          <w:sz w:val="24"/>
        </w:rPr>
        <w:t xml:space="preserve"> et al. 2019)</w:t>
      </w:r>
      <w:r w:rsidRPr="00EC09DA">
        <w:rPr>
          <w:rFonts w:ascii="Times New Roman" w:hAnsi="Times New Roman" w:cs="Times New Roman"/>
          <w:color w:val="000000" w:themeColor="text1"/>
          <w:sz w:val="24"/>
          <w:szCs w:val="24"/>
        </w:rPr>
        <w:t>, and are especially critical in grassland ecosystems where above</w:t>
      </w:r>
      <w:ins w:id="73" w:author="Lyle" w:date="2020-08-01T13:40:00Z">
        <w:r w:rsidR="000B141A">
          <w:rPr>
            <w:rFonts w:ascii="Times New Roman" w:hAnsi="Times New Roman" w:cs="Times New Roman"/>
            <w:color w:val="000000" w:themeColor="text1"/>
            <w:sz w:val="24"/>
            <w:szCs w:val="24"/>
          </w:rPr>
          <w:t>-</w:t>
        </w:r>
      </w:ins>
      <w:r w:rsidRPr="00EC09DA">
        <w:rPr>
          <w:rFonts w:ascii="Times New Roman" w:hAnsi="Times New Roman" w:cs="Times New Roman"/>
          <w:color w:val="000000" w:themeColor="text1"/>
          <w:sz w:val="24"/>
          <w:szCs w:val="24"/>
        </w:rPr>
        <w:t xml:space="preserve">ground tissue is </w:t>
      </w:r>
      <w:r w:rsidRPr="00EC09DA">
        <w:rPr>
          <w:rFonts w:ascii="Times New Roman" w:hAnsi="Times New Roman" w:cs="Times New Roman"/>
          <w:color w:val="000000" w:themeColor="text1"/>
          <w:sz w:val="24"/>
          <w:szCs w:val="24"/>
        </w:rPr>
        <w:lastRenderedPageBreak/>
        <w:t xml:space="preserve">susceptible to frequent removal by fire and grazing </w:t>
      </w:r>
      <w:r w:rsidR="00344353">
        <w:rPr>
          <w:rFonts w:ascii="Times New Roman" w:hAnsi="Times New Roman" w:cs="Times New Roman"/>
          <w:sz w:val="24"/>
        </w:rPr>
        <w:t xml:space="preserve">(Johnson and </w:t>
      </w:r>
      <w:proofErr w:type="spellStart"/>
      <w:r w:rsidR="00344353">
        <w:rPr>
          <w:rFonts w:ascii="Times New Roman" w:hAnsi="Times New Roman" w:cs="Times New Roman"/>
          <w:sz w:val="24"/>
        </w:rPr>
        <w:t>Matchett</w:t>
      </w:r>
      <w:proofErr w:type="spellEnd"/>
      <w:r w:rsidR="00344353">
        <w:rPr>
          <w:rFonts w:ascii="Times New Roman" w:hAnsi="Times New Roman" w:cs="Times New Roman"/>
          <w:sz w:val="24"/>
        </w:rPr>
        <w:t xml:space="preserve"> 2001)</w:t>
      </w:r>
      <w:r w:rsidRPr="00EC09DA">
        <w:rPr>
          <w:rFonts w:ascii="Times New Roman" w:hAnsi="Times New Roman" w:cs="Times New Roman"/>
          <w:color w:val="000000" w:themeColor="text1"/>
          <w:sz w:val="24"/>
          <w:szCs w:val="24"/>
        </w:rPr>
        <w:t>.</w:t>
      </w:r>
      <w:r w:rsidRPr="00EC09DA">
        <w:rPr>
          <w:rFonts w:ascii="Times New Roman" w:hAnsi="Times New Roman" w:cs="Times New Roman"/>
          <w:color w:val="0000FF"/>
          <w:sz w:val="24"/>
          <w:szCs w:val="24"/>
        </w:rPr>
        <w:t xml:space="preserve"> </w:t>
      </w:r>
      <w:r w:rsidRPr="00EC09DA">
        <w:rPr>
          <w:rFonts w:ascii="Times New Roman" w:hAnsi="Times New Roman" w:cs="Times New Roman"/>
          <w:sz w:val="24"/>
          <w:szCs w:val="24"/>
        </w:rPr>
        <w:t xml:space="preserve">Current understanding of how grazing affects root production is ambiguous. For example, one temperate mesocosm study showed that intense defoliation inhibited root production and accelerated the loss of SOC </w:t>
      </w:r>
      <w:r w:rsidR="00344353">
        <w:rPr>
          <w:rFonts w:ascii="Times New Roman" w:hAnsi="Times New Roman" w:cs="Times New Roman"/>
          <w:sz w:val="24"/>
        </w:rPr>
        <w:t>(</w:t>
      </w:r>
      <w:proofErr w:type="spellStart"/>
      <w:r w:rsidR="00344353">
        <w:rPr>
          <w:rFonts w:ascii="Times New Roman" w:hAnsi="Times New Roman" w:cs="Times New Roman"/>
          <w:sz w:val="24"/>
        </w:rPr>
        <w:t>Klumpp</w:t>
      </w:r>
      <w:proofErr w:type="spellEnd"/>
      <w:r w:rsidR="00344353">
        <w:rPr>
          <w:rFonts w:ascii="Times New Roman" w:hAnsi="Times New Roman" w:cs="Times New Roman"/>
          <w:sz w:val="24"/>
        </w:rPr>
        <w:t xml:space="preserve"> et al. 2009)</w:t>
      </w:r>
      <w:r w:rsidRPr="00EC09DA">
        <w:rPr>
          <w:rFonts w:ascii="Times New Roman" w:hAnsi="Times New Roman" w:cs="Times New Roman"/>
          <w:sz w:val="24"/>
          <w:szCs w:val="24"/>
        </w:rPr>
        <w:t>, whereas some field studies have documented greater below</w:t>
      </w:r>
      <w:ins w:id="74" w:author="Lyle" w:date="2020-08-01T13:41:00Z">
        <w:r w:rsidR="000B141A">
          <w:rPr>
            <w:rFonts w:ascii="Times New Roman" w:hAnsi="Times New Roman" w:cs="Times New Roman"/>
            <w:sz w:val="24"/>
            <w:szCs w:val="24"/>
          </w:rPr>
          <w:t>-</w:t>
        </w:r>
      </w:ins>
      <w:r w:rsidRPr="00EC09DA">
        <w:rPr>
          <w:rFonts w:ascii="Times New Roman" w:hAnsi="Times New Roman" w:cs="Times New Roman"/>
          <w:sz w:val="24"/>
          <w:szCs w:val="24"/>
        </w:rPr>
        <w:t>ground allocation and root production under grazing</w:t>
      </w:r>
      <w:r w:rsidR="004234B1" w:rsidRPr="00EC09DA">
        <w:rPr>
          <w:rFonts w:ascii="Times New Roman" w:hAnsi="Times New Roman" w:cs="Times New Roman"/>
          <w:sz w:val="24"/>
          <w:szCs w:val="24"/>
        </w:rPr>
        <w:t xml:space="preserve"> </w:t>
      </w:r>
      <w:ins w:id="75" w:author="Madhusudana Idupulapati" w:date="2020-04-22T09:44:00Z">
        <w:r w:rsidR="007A7BD4" w:rsidRPr="00EC09DA">
          <w:rPr>
            <w:rFonts w:ascii="Times New Roman" w:hAnsi="Times New Roman" w:cs="Times New Roman"/>
            <w:sz w:val="24"/>
            <w:szCs w:val="24"/>
          </w:rPr>
          <w:t xml:space="preserve">in the Tibetan plateau </w:t>
        </w:r>
      </w:ins>
      <w:r w:rsidR="004234B1" w:rsidRPr="00EC09DA">
        <w:rPr>
          <w:rFonts w:ascii="Times New Roman" w:hAnsi="Times New Roman" w:cs="Times New Roman"/>
          <w:sz w:val="24"/>
          <w:szCs w:val="24"/>
        </w:rPr>
        <w:t>(</w:t>
      </w:r>
      <w:r w:rsidR="00344353">
        <w:rPr>
          <w:rFonts w:ascii="Times New Roman" w:hAnsi="Times New Roman" w:cs="Times New Roman"/>
          <w:sz w:val="24"/>
        </w:rPr>
        <w:t>Hafner et al. 2012</w:t>
      </w:r>
      <w:ins w:id="76" w:author="Madhusudana Idupulapati" w:date="2020-04-22T09:44:00Z">
        <w:r w:rsidR="007A7BD4">
          <w:rPr>
            <w:rFonts w:ascii="Times New Roman" w:hAnsi="Times New Roman" w:cs="Times New Roman"/>
            <w:sz w:val="24"/>
          </w:rPr>
          <w:t>)</w:t>
        </w:r>
      </w:ins>
      <w:del w:id="77" w:author="Madhusudana Idupulapati" w:date="2020-04-22T09:44:00Z">
        <w:r w:rsidR="00833619" w:rsidDel="007A7BD4">
          <w:rPr>
            <w:rFonts w:ascii="Times New Roman" w:hAnsi="Times New Roman" w:cs="Times New Roman"/>
            <w:sz w:val="24"/>
          </w:rPr>
          <w:delText xml:space="preserve"> </w:delText>
        </w:r>
        <w:r w:rsidR="004234B1" w:rsidRPr="00EC09DA" w:rsidDel="007A7BD4">
          <w:rPr>
            <w:rFonts w:ascii="Times New Roman" w:hAnsi="Times New Roman" w:cs="Times New Roman"/>
            <w:sz w:val="24"/>
            <w:szCs w:val="24"/>
          </w:rPr>
          <w:delText>in the Tibetan plateau</w:delText>
        </w:r>
      </w:del>
      <w:ins w:id="78" w:author="Madhusudana Idupulapati" w:date="2020-04-22T09:45:00Z">
        <w:r w:rsidR="007A7BD4">
          <w:rPr>
            <w:rFonts w:ascii="Times New Roman" w:hAnsi="Times New Roman" w:cs="Times New Roman"/>
            <w:sz w:val="24"/>
            <w:szCs w:val="24"/>
          </w:rPr>
          <w:t xml:space="preserve"> and</w:t>
        </w:r>
      </w:ins>
      <w:del w:id="79" w:author="Madhusudana Idupulapati" w:date="2020-04-22T09:45:00Z">
        <w:r w:rsidR="004234B1" w:rsidRPr="00EC09DA" w:rsidDel="007A7BD4">
          <w:rPr>
            <w:rFonts w:ascii="Times New Roman" w:hAnsi="Times New Roman" w:cs="Times New Roman"/>
            <w:sz w:val="24"/>
            <w:szCs w:val="24"/>
          </w:rPr>
          <w:delText>;</w:delText>
        </w:r>
      </w:del>
      <w:r w:rsidR="004234B1" w:rsidRPr="00EC09DA">
        <w:rPr>
          <w:rFonts w:ascii="Times New Roman" w:hAnsi="Times New Roman" w:cs="Times New Roman"/>
          <w:sz w:val="24"/>
          <w:szCs w:val="24"/>
        </w:rPr>
        <w:t xml:space="preserve"> </w:t>
      </w:r>
      <w:ins w:id="80" w:author="Madhusudana Idupulapati" w:date="2020-04-22T09:45:00Z">
        <w:r w:rsidR="007A7BD4" w:rsidRPr="00EC09DA">
          <w:rPr>
            <w:rFonts w:ascii="Times New Roman" w:hAnsi="Times New Roman" w:cs="Times New Roman"/>
            <w:sz w:val="24"/>
            <w:szCs w:val="24"/>
          </w:rPr>
          <w:t>in subtropical pasture</w:t>
        </w:r>
        <w:r w:rsidR="007A7BD4">
          <w:rPr>
            <w:rFonts w:ascii="Times New Roman" w:hAnsi="Times New Roman" w:cs="Times New Roman"/>
            <w:sz w:val="24"/>
          </w:rPr>
          <w:t xml:space="preserve"> (</w:t>
        </w:r>
      </w:ins>
      <w:r w:rsidR="00344353">
        <w:rPr>
          <w:rFonts w:ascii="Times New Roman" w:hAnsi="Times New Roman" w:cs="Times New Roman"/>
          <w:sz w:val="24"/>
        </w:rPr>
        <w:t>Wilson et al. 2018</w:t>
      </w:r>
      <w:del w:id="81" w:author="Madhusudana Idupulapati" w:date="2020-04-22T09:45:00Z">
        <w:r w:rsidR="004234B1" w:rsidRPr="00EC09DA" w:rsidDel="007A7BD4">
          <w:rPr>
            <w:rFonts w:ascii="Times New Roman" w:hAnsi="Times New Roman" w:cs="Times New Roman"/>
            <w:sz w:val="24"/>
            <w:szCs w:val="24"/>
          </w:rPr>
          <w:delText xml:space="preserve"> in subtropical pasture</w:delText>
        </w:r>
      </w:del>
      <w:r w:rsidR="004234B1" w:rsidRPr="00EC09DA">
        <w:rPr>
          <w:rFonts w:ascii="Times New Roman" w:hAnsi="Times New Roman" w:cs="Times New Roman"/>
          <w:sz w:val="24"/>
          <w:szCs w:val="24"/>
        </w:rPr>
        <w:t>).</w:t>
      </w:r>
      <w:r w:rsidRPr="00EC09DA">
        <w:rPr>
          <w:rFonts w:ascii="Times New Roman" w:hAnsi="Times New Roman" w:cs="Times New Roman"/>
          <w:sz w:val="24"/>
          <w:szCs w:val="24"/>
        </w:rPr>
        <w:t xml:space="preserve"> </w:t>
      </w:r>
      <w:r w:rsidR="004234B1" w:rsidRPr="00EC09DA">
        <w:rPr>
          <w:rFonts w:ascii="Times New Roman" w:hAnsi="Times New Roman" w:cs="Times New Roman"/>
          <w:sz w:val="24"/>
          <w:szCs w:val="24"/>
        </w:rPr>
        <w:t xml:space="preserve">Augustine et al. </w:t>
      </w:r>
      <w:r w:rsidR="00833619">
        <w:rPr>
          <w:rFonts w:ascii="Times New Roman" w:hAnsi="Times New Roman" w:cs="Times New Roman"/>
          <w:sz w:val="24"/>
          <w:szCs w:val="24"/>
        </w:rPr>
        <w:t>(2011) f</w:t>
      </w:r>
      <w:r w:rsidRPr="00EC09DA">
        <w:rPr>
          <w:rFonts w:ascii="Times New Roman" w:hAnsi="Times New Roman" w:cs="Times New Roman"/>
          <w:sz w:val="24"/>
          <w:szCs w:val="24"/>
        </w:rPr>
        <w:t>ound that defoliation reduced below</w:t>
      </w:r>
      <w:ins w:id="82" w:author="Lyle" w:date="2020-08-01T13:41:00Z">
        <w:r w:rsidR="000B141A">
          <w:rPr>
            <w:rFonts w:ascii="Times New Roman" w:hAnsi="Times New Roman" w:cs="Times New Roman"/>
            <w:sz w:val="24"/>
            <w:szCs w:val="24"/>
          </w:rPr>
          <w:t>-</w:t>
        </w:r>
      </w:ins>
      <w:r w:rsidRPr="00EC09DA">
        <w:rPr>
          <w:rFonts w:ascii="Times New Roman" w:hAnsi="Times New Roman" w:cs="Times New Roman"/>
          <w:sz w:val="24"/>
          <w:szCs w:val="24"/>
        </w:rPr>
        <w:t>ground carbon allocation in one grazing-adapted North American grass species (</w:t>
      </w:r>
      <w:proofErr w:type="spellStart"/>
      <w:r w:rsidRPr="00EC09DA">
        <w:rPr>
          <w:rFonts w:ascii="Times New Roman" w:hAnsi="Times New Roman" w:cs="Times New Roman"/>
          <w:i/>
          <w:sz w:val="24"/>
          <w:szCs w:val="24"/>
        </w:rPr>
        <w:t>Pascopyrum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smithii</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western wheatgrass) but not in another (</w:t>
      </w:r>
      <w:proofErr w:type="spellStart"/>
      <w:r w:rsidRPr="00EC09DA">
        <w:rPr>
          <w:rFonts w:ascii="Times New Roman" w:hAnsi="Times New Roman" w:cs="Times New Roman"/>
          <w:i/>
          <w:sz w:val="24"/>
          <w:szCs w:val="24"/>
        </w:rPr>
        <w:t>Bouteloa</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gracilis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blue </w:t>
      </w:r>
      <w:proofErr w:type="spellStart"/>
      <w:r w:rsidRPr="00EC09DA">
        <w:rPr>
          <w:rFonts w:ascii="Times New Roman" w:hAnsi="Times New Roman" w:cs="Times New Roman"/>
          <w:sz w:val="24"/>
          <w:szCs w:val="24"/>
        </w:rPr>
        <w:t>grama</w:t>
      </w:r>
      <w:proofErr w:type="spellEnd"/>
      <w:r w:rsidRPr="00EC09DA">
        <w:rPr>
          <w:rFonts w:ascii="Times New Roman" w:hAnsi="Times New Roman" w:cs="Times New Roman"/>
          <w:sz w:val="24"/>
          <w:szCs w:val="24"/>
        </w:rPr>
        <w:t>)</w:t>
      </w:r>
      <w:r w:rsidR="00160C9C" w:rsidRPr="00EC09DA">
        <w:rPr>
          <w:rFonts w:ascii="Times New Roman" w:hAnsi="Times New Roman" w:cs="Times New Roman"/>
          <w:sz w:val="24"/>
          <w:szCs w:val="24"/>
        </w:rPr>
        <w:t>, highlighting interspecific variations in response to a given defoliation regime</w:t>
      </w:r>
      <w:r w:rsidRPr="00EC09DA">
        <w:rPr>
          <w:rFonts w:ascii="Times New Roman" w:hAnsi="Times New Roman" w:cs="Times New Roman"/>
          <w:i/>
          <w:sz w:val="24"/>
          <w:szCs w:val="24"/>
        </w:rPr>
        <w:t>.</w:t>
      </w:r>
      <w:r w:rsidRPr="00EC09DA">
        <w:rPr>
          <w:rFonts w:ascii="Times New Roman" w:hAnsi="Times New Roman" w:cs="Times New Roman"/>
          <w:sz w:val="24"/>
          <w:szCs w:val="24"/>
        </w:rPr>
        <w:t xml:space="preserve"> In general, laboratory and mesocosm studies have found that frequent grazing/defoliation leads to declines in standing root biomass over the long term </w:t>
      </w:r>
      <w:r w:rsidR="00344353">
        <w:rPr>
          <w:rFonts w:ascii="Times New Roman" w:hAnsi="Times New Roman" w:cs="Times New Roman"/>
          <w:sz w:val="24"/>
        </w:rPr>
        <w:t>(</w:t>
      </w:r>
      <w:proofErr w:type="spellStart"/>
      <w:r w:rsidR="00344353">
        <w:rPr>
          <w:rFonts w:ascii="Times New Roman" w:hAnsi="Times New Roman" w:cs="Times New Roman"/>
          <w:sz w:val="24"/>
        </w:rPr>
        <w:t>Bardgett</w:t>
      </w:r>
      <w:proofErr w:type="spellEnd"/>
      <w:r w:rsidR="00344353">
        <w:rPr>
          <w:rFonts w:ascii="Times New Roman" w:hAnsi="Times New Roman" w:cs="Times New Roman"/>
          <w:sz w:val="24"/>
        </w:rPr>
        <w:t xml:space="preserve"> et al. 1998)</w:t>
      </w:r>
      <w:r w:rsidRPr="00EC09DA">
        <w:rPr>
          <w:rFonts w:ascii="Times New Roman" w:hAnsi="Times New Roman" w:cs="Times New Roman"/>
          <w:sz w:val="24"/>
          <w:szCs w:val="24"/>
        </w:rPr>
        <w:t xml:space="preserve">, whereas a global synthesis of data comparing grazed and </w:t>
      </w:r>
      <w:proofErr w:type="spellStart"/>
      <w:r w:rsidRPr="00EC09DA">
        <w:rPr>
          <w:rFonts w:ascii="Times New Roman" w:hAnsi="Times New Roman" w:cs="Times New Roman"/>
          <w:sz w:val="24"/>
          <w:szCs w:val="24"/>
        </w:rPr>
        <w:t>ungrazed</w:t>
      </w:r>
      <w:proofErr w:type="spellEnd"/>
      <w:r w:rsidRPr="00EC09DA">
        <w:rPr>
          <w:rFonts w:ascii="Times New Roman" w:hAnsi="Times New Roman" w:cs="Times New Roman"/>
          <w:sz w:val="24"/>
          <w:szCs w:val="24"/>
        </w:rPr>
        <w:t xml:space="preserve"> grasslands found a mix of positive and negative effects on standing root biomass </w:t>
      </w:r>
      <w:r w:rsidR="00344353">
        <w:rPr>
          <w:rFonts w:ascii="Times New Roman" w:hAnsi="Times New Roman" w:cs="Times New Roman"/>
          <w:sz w:val="24"/>
        </w:rPr>
        <w:t>(</w:t>
      </w:r>
      <w:proofErr w:type="spellStart"/>
      <w:r w:rsidR="00344353">
        <w:rPr>
          <w:rFonts w:ascii="Times New Roman" w:hAnsi="Times New Roman" w:cs="Times New Roman"/>
          <w:sz w:val="24"/>
        </w:rPr>
        <w:t>Milchunas</w:t>
      </w:r>
      <w:proofErr w:type="spellEnd"/>
      <w:r w:rsidR="00344353">
        <w:rPr>
          <w:rFonts w:ascii="Times New Roman" w:hAnsi="Times New Roman" w:cs="Times New Roman"/>
          <w:sz w:val="24"/>
        </w:rPr>
        <w:t xml:space="preserve"> and </w:t>
      </w:r>
      <w:proofErr w:type="spellStart"/>
      <w:r w:rsidR="00344353">
        <w:rPr>
          <w:rFonts w:ascii="Times New Roman" w:hAnsi="Times New Roman" w:cs="Times New Roman"/>
          <w:sz w:val="24"/>
        </w:rPr>
        <w:t>Lauenroth</w:t>
      </w:r>
      <w:proofErr w:type="spellEnd"/>
      <w:r w:rsidR="00344353">
        <w:rPr>
          <w:rFonts w:ascii="Times New Roman" w:hAnsi="Times New Roman" w:cs="Times New Roman"/>
          <w:sz w:val="24"/>
        </w:rPr>
        <w:t xml:space="preserve"> 1993)</w:t>
      </w:r>
      <w:r w:rsidRPr="00EC09DA">
        <w:rPr>
          <w:rFonts w:ascii="Times New Roman" w:hAnsi="Times New Roman" w:cs="Times New Roman"/>
          <w:sz w:val="24"/>
          <w:szCs w:val="24"/>
        </w:rPr>
        <w:t>. Overall, this discordance suggests that variations in plant composition, underlying environmental factors, grazing intensity</w:t>
      </w:r>
      <w:del w:id="83" w:author="Lyle" w:date="2020-08-05T15:17:00Z">
        <w:r w:rsidRPr="00EC09DA" w:rsidDel="00093270">
          <w:rPr>
            <w:rFonts w:ascii="Times New Roman" w:hAnsi="Times New Roman" w:cs="Times New Roman"/>
            <w:sz w:val="24"/>
            <w:szCs w:val="24"/>
          </w:rPr>
          <w:delText>,</w:delText>
        </w:r>
      </w:del>
      <w:r w:rsidRPr="00EC09DA">
        <w:rPr>
          <w:rFonts w:ascii="Times New Roman" w:hAnsi="Times New Roman" w:cs="Times New Roman"/>
          <w:sz w:val="24"/>
          <w:szCs w:val="24"/>
        </w:rPr>
        <w:t xml:space="preserve"> or some combination of these factors significantly mediate</w:t>
      </w:r>
      <w:ins w:id="84" w:author="Lyle" w:date="2020-08-05T15:18:00Z">
        <w:r w:rsidR="00093270">
          <w:rPr>
            <w:rFonts w:ascii="Times New Roman" w:hAnsi="Times New Roman" w:cs="Times New Roman"/>
            <w:sz w:val="24"/>
            <w:szCs w:val="24"/>
          </w:rPr>
          <w:t>s</w:t>
        </w:r>
      </w:ins>
      <w:r w:rsidRPr="00EC09DA">
        <w:rPr>
          <w:rFonts w:ascii="Times New Roman" w:hAnsi="Times New Roman" w:cs="Times New Roman"/>
          <w:sz w:val="24"/>
          <w:szCs w:val="24"/>
        </w:rPr>
        <w:t xml:space="preserve"> the effect</w:t>
      </w:r>
      <w:ins w:id="85" w:author="Lyle" w:date="2020-08-05T15:17:00Z">
        <w:r w:rsidR="00093270">
          <w:rPr>
            <w:rFonts w:ascii="Times New Roman" w:hAnsi="Times New Roman" w:cs="Times New Roman"/>
            <w:sz w:val="24"/>
            <w:szCs w:val="24"/>
          </w:rPr>
          <w:t>s</w:t>
        </w:r>
      </w:ins>
      <w:r w:rsidRPr="00EC09DA">
        <w:rPr>
          <w:rFonts w:ascii="Times New Roman" w:hAnsi="Times New Roman" w:cs="Times New Roman"/>
          <w:sz w:val="24"/>
          <w:szCs w:val="24"/>
        </w:rPr>
        <w:t xml:space="preserve"> of grazing on root production. </w:t>
      </w:r>
    </w:p>
    <w:p w14:paraId="7DC5C292" w14:textId="729114AB" w:rsidR="00AC21D6" w:rsidRPr="00EC09DA" w:rsidRDefault="00AC21D6" w:rsidP="00AC21D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Grazing effects on below</w:t>
      </w:r>
      <w:ins w:id="86" w:author="Lyle" w:date="2020-08-01T13:42:00Z">
        <w:r w:rsidR="000B141A">
          <w:rPr>
            <w:rFonts w:ascii="Times New Roman" w:hAnsi="Times New Roman" w:cs="Times New Roman"/>
            <w:sz w:val="24"/>
            <w:szCs w:val="24"/>
          </w:rPr>
          <w:t>-</w:t>
        </w:r>
      </w:ins>
      <w:r w:rsidRPr="00EC09DA">
        <w:rPr>
          <w:rFonts w:ascii="Times New Roman" w:hAnsi="Times New Roman" w:cs="Times New Roman"/>
          <w:sz w:val="24"/>
          <w:szCs w:val="24"/>
        </w:rPr>
        <w:t xml:space="preserve">ground production may </w:t>
      </w:r>
      <w:del w:id="87" w:author="Lyle" w:date="2020-08-01T13:42:00Z">
        <w:r w:rsidRPr="00EC09DA" w:rsidDel="000B141A">
          <w:rPr>
            <w:rFonts w:ascii="Times New Roman" w:hAnsi="Times New Roman" w:cs="Times New Roman"/>
            <w:sz w:val="24"/>
            <w:szCs w:val="24"/>
          </w:rPr>
          <w:delText xml:space="preserve">not only </w:delText>
        </w:r>
      </w:del>
      <w:r w:rsidRPr="00EC09DA">
        <w:rPr>
          <w:rFonts w:ascii="Times New Roman" w:hAnsi="Times New Roman" w:cs="Times New Roman"/>
          <w:sz w:val="24"/>
          <w:szCs w:val="24"/>
        </w:rPr>
        <w:t>vary based on</w:t>
      </w:r>
      <w:ins w:id="88" w:author="Lyle" w:date="2020-08-01T13:42:00Z">
        <w:r w:rsidR="000B141A" w:rsidRPr="000B141A">
          <w:rPr>
            <w:rFonts w:ascii="Times New Roman" w:hAnsi="Times New Roman" w:cs="Times New Roman"/>
            <w:sz w:val="24"/>
            <w:szCs w:val="24"/>
          </w:rPr>
          <w:t xml:space="preserve"> </w:t>
        </w:r>
        <w:r w:rsidR="000B141A" w:rsidRPr="00EC09DA">
          <w:rPr>
            <w:rFonts w:ascii="Times New Roman" w:hAnsi="Times New Roman" w:cs="Times New Roman"/>
            <w:sz w:val="24"/>
            <w:szCs w:val="24"/>
          </w:rPr>
          <w:t xml:space="preserve">not only </w:t>
        </w:r>
      </w:ins>
      <w:del w:id="89" w:author="Lyle" w:date="2020-08-01T13:42:00Z">
        <w:r w:rsidRPr="00EC09DA" w:rsidDel="000B141A">
          <w:rPr>
            <w:rFonts w:ascii="Times New Roman" w:hAnsi="Times New Roman" w:cs="Times New Roman"/>
            <w:sz w:val="24"/>
            <w:szCs w:val="24"/>
          </w:rPr>
          <w:delText xml:space="preserve"> </w:delText>
        </w:r>
      </w:del>
      <w:r w:rsidRPr="00EC09DA">
        <w:rPr>
          <w:rFonts w:ascii="Times New Roman" w:hAnsi="Times New Roman" w:cs="Times New Roman"/>
          <w:sz w:val="24"/>
          <w:szCs w:val="24"/>
        </w:rPr>
        <w:t>plant species</w:t>
      </w:r>
      <w:del w:id="90" w:author="Lyle" w:date="2020-08-01T13:43:00Z">
        <w:r w:rsidRPr="00EC09DA" w:rsidDel="000B141A">
          <w:rPr>
            <w:rFonts w:ascii="Times New Roman" w:hAnsi="Times New Roman" w:cs="Times New Roman"/>
            <w:sz w:val="24"/>
            <w:szCs w:val="24"/>
          </w:rPr>
          <w:delText>,</w:delText>
        </w:r>
      </w:del>
      <w:r w:rsidRPr="00EC09DA">
        <w:rPr>
          <w:rFonts w:ascii="Times New Roman" w:hAnsi="Times New Roman" w:cs="Times New Roman"/>
          <w:sz w:val="24"/>
          <w:szCs w:val="24"/>
        </w:rPr>
        <w:t xml:space="preserve"> but also </w:t>
      </w:r>
      <w:del w:id="91" w:author="Lyle" w:date="2020-08-01T13:43:00Z">
        <w:r w:rsidRPr="00EC09DA" w:rsidDel="000B141A">
          <w:rPr>
            <w:rFonts w:ascii="Times New Roman" w:hAnsi="Times New Roman" w:cs="Times New Roman"/>
            <w:sz w:val="24"/>
            <w:szCs w:val="24"/>
          </w:rPr>
          <w:delText xml:space="preserve">on </w:delText>
        </w:r>
      </w:del>
      <w:r w:rsidRPr="00EC09DA">
        <w:rPr>
          <w:rFonts w:ascii="Times New Roman" w:hAnsi="Times New Roman" w:cs="Times New Roman"/>
          <w:sz w:val="24"/>
          <w:szCs w:val="24"/>
        </w:rPr>
        <w:t xml:space="preserve">the genotypic composition of a grazed stand, given the increasing evidence of the importance of intraspecific variation in driving ecosystem structure and function </w:t>
      </w:r>
      <w:r w:rsidR="00344353">
        <w:rPr>
          <w:rFonts w:ascii="Times New Roman" w:hAnsi="Times New Roman" w:cs="Times New Roman"/>
          <w:sz w:val="24"/>
        </w:rPr>
        <w:t>(</w:t>
      </w:r>
      <w:proofErr w:type="spellStart"/>
      <w:r w:rsidR="00344353">
        <w:rPr>
          <w:rFonts w:ascii="Times New Roman" w:hAnsi="Times New Roman" w:cs="Times New Roman"/>
          <w:sz w:val="24"/>
        </w:rPr>
        <w:t>Madritch</w:t>
      </w:r>
      <w:proofErr w:type="spellEnd"/>
      <w:r w:rsidR="00344353">
        <w:rPr>
          <w:rFonts w:ascii="Times New Roman" w:hAnsi="Times New Roman" w:cs="Times New Roman"/>
          <w:sz w:val="24"/>
        </w:rPr>
        <w:t xml:space="preserve"> and Hunter 2002</w:t>
      </w:r>
      <w:del w:id="92" w:author="Lyle" w:date="2020-08-01T13:43:00Z">
        <w:r w:rsidR="00344353" w:rsidDel="000B141A">
          <w:rPr>
            <w:rFonts w:ascii="Times New Roman" w:hAnsi="Times New Roman" w:cs="Times New Roman"/>
            <w:sz w:val="24"/>
          </w:rPr>
          <w:delText xml:space="preserve">, </w:delText>
        </w:r>
      </w:del>
      <w:ins w:id="93" w:author="Lyle" w:date="2020-08-01T13:43:00Z">
        <w:r w:rsidR="000B141A">
          <w:rPr>
            <w:rFonts w:ascii="Times New Roman" w:hAnsi="Times New Roman" w:cs="Times New Roman"/>
            <w:sz w:val="24"/>
          </w:rPr>
          <w:t xml:space="preserve">; </w:t>
        </w:r>
      </w:ins>
      <w:proofErr w:type="spellStart"/>
      <w:r w:rsidR="00344353">
        <w:rPr>
          <w:rFonts w:ascii="Times New Roman" w:hAnsi="Times New Roman" w:cs="Times New Roman"/>
          <w:sz w:val="24"/>
        </w:rPr>
        <w:t>Whitham</w:t>
      </w:r>
      <w:proofErr w:type="spellEnd"/>
      <w:r w:rsidR="00344353">
        <w:rPr>
          <w:rFonts w:ascii="Times New Roman" w:hAnsi="Times New Roman" w:cs="Times New Roman"/>
          <w:sz w:val="24"/>
        </w:rPr>
        <w:t xml:space="preserve"> et al. 2006)</w:t>
      </w:r>
      <w:r w:rsidRPr="00EC09DA">
        <w:rPr>
          <w:rFonts w:ascii="Times New Roman" w:hAnsi="Times New Roman" w:cs="Times New Roman"/>
          <w:sz w:val="24"/>
          <w:szCs w:val="24"/>
        </w:rPr>
        <w:t xml:space="preserve">. In general, some literature suggests that reduced </w:t>
      </w:r>
      <w:ins w:id="94" w:author="Madhusudana Idupulapati" w:date="2020-04-22T09:49:00Z">
        <w:r w:rsidR="007A7BD4">
          <w:rPr>
            <w:rFonts w:ascii="Times New Roman" w:hAnsi="Times New Roman" w:cs="Times New Roman"/>
            <w:sz w:val="24"/>
            <w:szCs w:val="24"/>
          </w:rPr>
          <w:t>allocation of</w:t>
        </w:r>
      </w:ins>
      <w:ins w:id="95" w:author="Madhusudana Idupulapati" w:date="2020-04-22T09:50:00Z">
        <w:r w:rsidR="007A7BD4">
          <w:rPr>
            <w:rFonts w:ascii="Times New Roman" w:hAnsi="Times New Roman" w:cs="Times New Roman"/>
            <w:sz w:val="24"/>
            <w:szCs w:val="24"/>
          </w:rPr>
          <w:t xml:space="preserve"> </w:t>
        </w:r>
      </w:ins>
      <w:proofErr w:type="spellStart"/>
      <w:ins w:id="96" w:author="Madhusudana Idupulapati" w:date="2020-04-22T10:00:00Z">
        <w:r w:rsidR="008C284E">
          <w:rPr>
            <w:rFonts w:ascii="Times New Roman" w:hAnsi="Times New Roman" w:cs="Times New Roman"/>
            <w:sz w:val="24"/>
            <w:szCs w:val="24"/>
          </w:rPr>
          <w:t>photosynthates</w:t>
        </w:r>
      </w:ins>
      <w:proofErr w:type="spellEnd"/>
      <w:ins w:id="97" w:author="Madhusudana Idupulapati" w:date="2020-04-22T09:50:00Z">
        <w:r w:rsidR="007A7BD4">
          <w:rPr>
            <w:rFonts w:ascii="Times New Roman" w:hAnsi="Times New Roman" w:cs="Times New Roman"/>
            <w:sz w:val="24"/>
            <w:szCs w:val="24"/>
          </w:rPr>
          <w:t xml:space="preserve"> to </w:t>
        </w:r>
      </w:ins>
      <w:r w:rsidRPr="00EC09DA">
        <w:rPr>
          <w:rFonts w:ascii="Times New Roman" w:hAnsi="Times New Roman" w:cs="Times New Roman"/>
          <w:sz w:val="24"/>
          <w:szCs w:val="24"/>
        </w:rPr>
        <w:t>root</w:t>
      </w:r>
      <w:ins w:id="98" w:author="Lyle" w:date="2020-08-01T13:43:00Z">
        <w:r w:rsidR="000B141A">
          <w:rPr>
            <w:rFonts w:ascii="Times New Roman" w:hAnsi="Times New Roman" w:cs="Times New Roman"/>
            <w:sz w:val="24"/>
            <w:szCs w:val="24"/>
          </w:rPr>
          <w:t>s</w:t>
        </w:r>
      </w:ins>
      <w:r w:rsidRPr="00EC09DA">
        <w:rPr>
          <w:rFonts w:ascii="Times New Roman" w:hAnsi="Times New Roman" w:cs="Times New Roman"/>
          <w:sz w:val="24"/>
          <w:szCs w:val="24"/>
        </w:rPr>
        <w:t xml:space="preserve"> </w:t>
      </w:r>
      <w:del w:id="99" w:author="Madhusudana Idupulapati" w:date="2020-04-22T09:50:00Z">
        <w:r w:rsidRPr="00EC09DA" w:rsidDel="007A7BD4">
          <w:rPr>
            <w:rFonts w:ascii="Times New Roman" w:hAnsi="Times New Roman" w:cs="Times New Roman"/>
            <w:sz w:val="24"/>
            <w:szCs w:val="24"/>
          </w:rPr>
          <w:delText xml:space="preserve">allocation </w:delText>
        </w:r>
      </w:del>
      <w:r w:rsidRPr="00EC09DA">
        <w:rPr>
          <w:rFonts w:ascii="Times New Roman" w:hAnsi="Times New Roman" w:cs="Times New Roman"/>
          <w:sz w:val="24"/>
          <w:szCs w:val="24"/>
        </w:rPr>
        <w:t xml:space="preserve">(and increased </w:t>
      </w:r>
      <w:del w:id="100" w:author="Madhusudana Idupulapati" w:date="2020-04-22T09:50:00Z">
        <w:r w:rsidRPr="00EC09DA" w:rsidDel="007A7BD4">
          <w:rPr>
            <w:rFonts w:ascii="Times New Roman" w:hAnsi="Times New Roman" w:cs="Times New Roman"/>
            <w:sz w:val="24"/>
            <w:szCs w:val="24"/>
          </w:rPr>
          <w:delText xml:space="preserve">shoot </w:delText>
        </w:r>
      </w:del>
      <w:r w:rsidRPr="00EC09DA">
        <w:rPr>
          <w:rFonts w:ascii="Times New Roman" w:hAnsi="Times New Roman" w:cs="Times New Roman"/>
          <w:sz w:val="24"/>
          <w:szCs w:val="24"/>
        </w:rPr>
        <w:t>allocation</w:t>
      </w:r>
      <w:ins w:id="101" w:author="Madhusudana Idupulapati" w:date="2020-04-22T09:50:00Z">
        <w:r w:rsidR="007A7BD4">
          <w:rPr>
            <w:rFonts w:ascii="Times New Roman" w:hAnsi="Times New Roman" w:cs="Times New Roman"/>
            <w:sz w:val="24"/>
            <w:szCs w:val="24"/>
          </w:rPr>
          <w:t xml:space="preserve"> to shoot</w:t>
        </w:r>
      </w:ins>
      <w:ins w:id="102" w:author="Lyle" w:date="2020-08-01T13:43:00Z">
        <w:r w:rsidR="000B141A">
          <w:rPr>
            <w:rFonts w:ascii="Times New Roman" w:hAnsi="Times New Roman" w:cs="Times New Roman"/>
            <w:sz w:val="24"/>
            <w:szCs w:val="24"/>
          </w:rPr>
          <w:t>s</w:t>
        </w:r>
      </w:ins>
      <w:r w:rsidRPr="00EC09DA">
        <w:rPr>
          <w:rFonts w:ascii="Times New Roman" w:hAnsi="Times New Roman" w:cs="Times New Roman"/>
          <w:sz w:val="24"/>
          <w:szCs w:val="24"/>
        </w:rPr>
        <w:t xml:space="preserve">) following grazing may represent an evolutionarily adaptive trait for grazing tolerance </w:t>
      </w:r>
      <w:r w:rsidR="00344353">
        <w:rPr>
          <w:rFonts w:ascii="Times New Roman" w:hAnsi="Times New Roman" w:cs="Times New Roman"/>
          <w:sz w:val="24"/>
        </w:rPr>
        <w:t>(</w:t>
      </w:r>
      <w:proofErr w:type="spellStart"/>
      <w:r w:rsidR="00344353">
        <w:rPr>
          <w:rFonts w:ascii="Times New Roman" w:hAnsi="Times New Roman" w:cs="Times New Roman"/>
          <w:sz w:val="24"/>
        </w:rPr>
        <w:t>Briske</w:t>
      </w:r>
      <w:proofErr w:type="spellEnd"/>
      <w:r w:rsidR="00344353">
        <w:rPr>
          <w:rFonts w:ascii="Times New Roman" w:hAnsi="Times New Roman" w:cs="Times New Roman"/>
          <w:sz w:val="24"/>
        </w:rPr>
        <w:t xml:space="preserve"> and Richards 1995)</w:t>
      </w:r>
      <w:r w:rsidRPr="00EC09DA">
        <w:rPr>
          <w:rFonts w:ascii="Times New Roman" w:hAnsi="Times New Roman" w:cs="Times New Roman"/>
          <w:sz w:val="24"/>
          <w:szCs w:val="24"/>
        </w:rPr>
        <w:t>. For instance,</w:t>
      </w:r>
      <w:r w:rsidR="004234B1" w:rsidRPr="00EC09DA">
        <w:rPr>
          <w:rFonts w:ascii="Times New Roman" w:hAnsi="Times New Roman" w:cs="Times New Roman"/>
          <w:sz w:val="24"/>
          <w:szCs w:val="24"/>
        </w:rPr>
        <w:t xml:space="preserve"> Carman (1985) </w:t>
      </w:r>
      <w:r w:rsidRPr="00EC09DA">
        <w:rPr>
          <w:rFonts w:ascii="Times New Roman" w:hAnsi="Times New Roman" w:cs="Times New Roman"/>
          <w:sz w:val="24"/>
          <w:szCs w:val="24"/>
        </w:rPr>
        <w:t xml:space="preserve">noted that short-leaved genotypes of </w:t>
      </w:r>
      <w:proofErr w:type="spellStart"/>
      <w:r w:rsidRPr="00EC09DA">
        <w:rPr>
          <w:rFonts w:ascii="Times New Roman" w:hAnsi="Times New Roman" w:cs="Times New Roman"/>
          <w:i/>
          <w:sz w:val="24"/>
          <w:szCs w:val="24"/>
        </w:rPr>
        <w:lastRenderedPageBreak/>
        <w:t>Schizachyrium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scoparium</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selected from a long-term grazed site, exhibited lower rates of root elongation post-grazing than longer-leaved genotypes from a </w:t>
      </w:r>
      <w:ins w:id="103" w:author="Lyle" w:date="2020-08-01T13:45:00Z">
        <w:r w:rsidR="000B141A">
          <w:rPr>
            <w:rFonts w:ascii="Times New Roman" w:hAnsi="Times New Roman" w:cs="Times New Roman"/>
            <w:sz w:val="24"/>
            <w:szCs w:val="24"/>
          </w:rPr>
          <w:t xml:space="preserve">site where </w:t>
        </w:r>
      </w:ins>
      <w:del w:id="104" w:author="Lyle" w:date="2020-08-01T13:45:00Z">
        <w:r w:rsidRPr="00EC09DA" w:rsidDel="000B141A">
          <w:rPr>
            <w:rFonts w:ascii="Times New Roman" w:hAnsi="Times New Roman" w:cs="Times New Roman"/>
            <w:sz w:val="24"/>
            <w:szCs w:val="24"/>
          </w:rPr>
          <w:delText xml:space="preserve">long-term </w:delText>
        </w:r>
      </w:del>
      <w:r w:rsidRPr="00EC09DA">
        <w:rPr>
          <w:rFonts w:ascii="Times New Roman" w:hAnsi="Times New Roman" w:cs="Times New Roman"/>
          <w:sz w:val="24"/>
          <w:szCs w:val="24"/>
        </w:rPr>
        <w:t xml:space="preserve">grazing </w:t>
      </w:r>
      <w:ins w:id="105" w:author="Lyle" w:date="2020-08-01T13:45:00Z">
        <w:r w:rsidR="000B141A">
          <w:rPr>
            <w:rFonts w:ascii="Times New Roman" w:hAnsi="Times New Roman" w:cs="Times New Roman"/>
            <w:sz w:val="24"/>
            <w:szCs w:val="24"/>
          </w:rPr>
          <w:t xml:space="preserve">was </w:t>
        </w:r>
      </w:ins>
      <w:r w:rsidRPr="00EC09DA">
        <w:rPr>
          <w:rFonts w:ascii="Times New Roman" w:hAnsi="Times New Roman" w:cs="Times New Roman"/>
          <w:sz w:val="24"/>
          <w:szCs w:val="24"/>
        </w:rPr>
        <w:t xml:space="preserve">excluded </w:t>
      </w:r>
      <w:del w:id="106" w:author="Lyle" w:date="2020-08-01T13:45:00Z">
        <w:r w:rsidRPr="00EC09DA" w:rsidDel="000B141A">
          <w:rPr>
            <w:rFonts w:ascii="Times New Roman" w:hAnsi="Times New Roman" w:cs="Times New Roman"/>
            <w:sz w:val="24"/>
            <w:szCs w:val="24"/>
          </w:rPr>
          <w:delText>site</w:delText>
        </w:r>
      </w:del>
      <w:ins w:id="107" w:author="Lyle" w:date="2020-08-01T13:45:00Z">
        <w:r w:rsidR="000B141A">
          <w:rPr>
            <w:rFonts w:ascii="Times New Roman" w:hAnsi="Times New Roman" w:cs="Times New Roman"/>
            <w:sz w:val="24"/>
            <w:szCs w:val="24"/>
          </w:rPr>
          <w:t>for a long period</w:t>
        </w:r>
      </w:ins>
      <w:r w:rsidRPr="00EC09DA">
        <w:rPr>
          <w:rFonts w:ascii="Times New Roman" w:hAnsi="Times New Roman" w:cs="Times New Roman"/>
          <w:sz w:val="24"/>
          <w:szCs w:val="24"/>
        </w:rPr>
        <w:t xml:space="preserve">. Planted pasture grasses </w:t>
      </w:r>
      <w:del w:id="108" w:author="Lyle" w:date="2020-08-01T13:46:00Z">
        <w:r w:rsidRPr="00EC09DA" w:rsidDel="000B141A">
          <w:rPr>
            <w:rFonts w:ascii="Times New Roman" w:hAnsi="Times New Roman" w:cs="Times New Roman"/>
            <w:sz w:val="24"/>
            <w:szCs w:val="24"/>
          </w:rPr>
          <w:delText xml:space="preserve">also </w:delText>
        </w:r>
      </w:del>
      <w:r w:rsidRPr="00EC09DA">
        <w:rPr>
          <w:rFonts w:ascii="Times New Roman" w:hAnsi="Times New Roman" w:cs="Times New Roman"/>
          <w:sz w:val="24"/>
          <w:szCs w:val="24"/>
        </w:rPr>
        <w:t xml:space="preserve">have been shown </w:t>
      </w:r>
      <w:ins w:id="109" w:author="Lyle" w:date="2020-08-01T13:46:00Z">
        <w:r w:rsidR="000B141A" w:rsidRPr="00EC09DA">
          <w:rPr>
            <w:rFonts w:ascii="Times New Roman" w:hAnsi="Times New Roman" w:cs="Times New Roman"/>
            <w:sz w:val="24"/>
            <w:szCs w:val="24"/>
          </w:rPr>
          <w:t xml:space="preserve">also </w:t>
        </w:r>
      </w:ins>
      <w:r w:rsidRPr="00EC09DA">
        <w:rPr>
          <w:rFonts w:ascii="Times New Roman" w:hAnsi="Times New Roman" w:cs="Times New Roman"/>
          <w:sz w:val="24"/>
          <w:szCs w:val="24"/>
        </w:rPr>
        <w:t>to exhibit genotypic variability in shoot and root production in response to grazing</w:t>
      </w:r>
      <w:r w:rsidR="004234B1" w:rsidRPr="00EC09DA">
        <w:rPr>
          <w:rFonts w:ascii="Times New Roman" w:hAnsi="Times New Roman" w:cs="Times New Roman"/>
          <w:sz w:val="24"/>
          <w:szCs w:val="24"/>
        </w:rPr>
        <w:t xml:space="preserve"> (e.g. </w:t>
      </w:r>
      <w:r w:rsidR="00344353">
        <w:rPr>
          <w:rFonts w:ascii="Times New Roman" w:hAnsi="Times New Roman" w:cs="Times New Roman"/>
          <w:sz w:val="24"/>
        </w:rPr>
        <w:t>Dawson et al. 2000</w:t>
      </w:r>
      <w:r w:rsidR="004234B1" w:rsidRPr="00EC09DA">
        <w:rPr>
          <w:rFonts w:ascii="Times New Roman" w:hAnsi="Times New Roman" w:cs="Times New Roman"/>
          <w:sz w:val="24"/>
          <w:szCs w:val="24"/>
        </w:rPr>
        <w:t>)</w:t>
      </w:r>
      <w:r w:rsidRPr="00EC09DA">
        <w:rPr>
          <w:rFonts w:ascii="Times New Roman" w:hAnsi="Times New Roman" w:cs="Times New Roman"/>
          <w:sz w:val="24"/>
          <w:szCs w:val="24"/>
        </w:rPr>
        <w:t xml:space="preserve">. For example, </w:t>
      </w:r>
      <w:proofErr w:type="spellStart"/>
      <w:r w:rsidRPr="00EC09DA">
        <w:rPr>
          <w:rFonts w:ascii="Times New Roman" w:hAnsi="Times New Roman" w:cs="Times New Roman"/>
          <w:sz w:val="24"/>
          <w:szCs w:val="24"/>
        </w:rPr>
        <w:t>Interrante</w:t>
      </w:r>
      <w:proofErr w:type="spellEnd"/>
      <w:r w:rsidRPr="00EC09DA">
        <w:rPr>
          <w:rFonts w:ascii="Times New Roman" w:hAnsi="Times New Roman" w:cs="Times New Roman"/>
          <w:sz w:val="24"/>
          <w:szCs w:val="24"/>
        </w:rPr>
        <w:t xml:space="preserve"> et al. </w:t>
      </w:r>
      <w:ins w:id="110" w:author="Madhusudana Idupulapati" w:date="2020-04-22T09:51:00Z">
        <w:r w:rsidR="007A7BD4">
          <w:rPr>
            <w:rFonts w:ascii="Times New Roman" w:hAnsi="Times New Roman" w:cs="Times New Roman"/>
            <w:sz w:val="24"/>
            <w:szCs w:val="24"/>
          </w:rPr>
          <w:t>(</w:t>
        </w:r>
      </w:ins>
      <w:r w:rsidR="00833619">
        <w:rPr>
          <w:rFonts w:ascii="Times New Roman" w:hAnsi="Times New Roman" w:cs="Times New Roman"/>
          <w:sz w:val="24"/>
          <w:szCs w:val="24"/>
        </w:rPr>
        <w:t>2009</w:t>
      </w:r>
      <w:ins w:id="111" w:author="Madhusudana Idupulapati" w:date="2020-04-22T09:51:00Z">
        <w:r w:rsidR="007A7BD4">
          <w:rPr>
            <w:rFonts w:ascii="Times New Roman" w:hAnsi="Times New Roman" w:cs="Times New Roman"/>
            <w:sz w:val="24"/>
            <w:szCs w:val="24"/>
          </w:rPr>
          <w:t>)</w:t>
        </w:r>
      </w:ins>
      <w:r w:rsidR="00833619">
        <w:rPr>
          <w:rFonts w:ascii="Times New Roman" w:hAnsi="Times New Roman" w:cs="Times New Roman"/>
          <w:sz w:val="24"/>
        </w:rPr>
        <w:t xml:space="preserve"> </w:t>
      </w:r>
      <w:r w:rsidRPr="00EC09DA">
        <w:rPr>
          <w:rFonts w:ascii="Times New Roman" w:hAnsi="Times New Roman" w:cs="Times New Roman"/>
          <w:sz w:val="24"/>
          <w:szCs w:val="24"/>
        </w:rPr>
        <w:t>observed significantly less plant cover in recently</w:t>
      </w:r>
      <w:ins w:id="112" w:author="Lyle" w:date="2020-08-05T15:20:00Z">
        <w:r w:rsidR="00093270">
          <w:rPr>
            <w:rFonts w:ascii="Times New Roman" w:hAnsi="Times New Roman" w:cs="Times New Roman"/>
            <w:sz w:val="24"/>
            <w:szCs w:val="24"/>
          </w:rPr>
          <w:t>-</w:t>
        </w:r>
      </w:ins>
      <w:del w:id="113" w:author="Lyle" w:date="2020-08-05T15:20:00Z">
        <w:r w:rsidRPr="00EC09DA" w:rsidDel="00093270">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selected, upright-growing </w:t>
      </w:r>
      <w:proofErr w:type="spellStart"/>
      <w:r w:rsidRPr="00EC09DA">
        <w:rPr>
          <w:rFonts w:ascii="Times New Roman" w:hAnsi="Times New Roman" w:cs="Times New Roman"/>
          <w:i/>
          <w:sz w:val="24"/>
          <w:szCs w:val="24"/>
        </w:rPr>
        <w:t>P</w:t>
      </w:r>
      <w:r w:rsidR="00BD45EE" w:rsidRPr="00EC09DA">
        <w:rPr>
          <w:rFonts w:ascii="Times New Roman" w:hAnsi="Times New Roman" w:cs="Times New Roman"/>
          <w:i/>
          <w:sz w:val="24"/>
          <w:szCs w:val="24"/>
        </w:rPr>
        <w:t>aspalum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notatum</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w:t>
      </w:r>
      <w:proofErr w:type="spellStart"/>
      <w:r w:rsidR="00BD45EE" w:rsidRPr="00EC09DA">
        <w:rPr>
          <w:rFonts w:ascii="Times New Roman" w:hAnsi="Times New Roman" w:cs="Times New Roman"/>
          <w:sz w:val="24"/>
          <w:szCs w:val="24"/>
        </w:rPr>
        <w:t>b</w:t>
      </w:r>
      <w:r w:rsidRPr="00EC09DA">
        <w:rPr>
          <w:rFonts w:ascii="Times New Roman" w:hAnsi="Times New Roman" w:cs="Times New Roman"/>
          <w:sz w:val="24"/>
          <w:szCs w:val="24"/>
        </w:rPr>
        <w:t>ahiagrass</w:t>
      </w:r>
      <w:proofErr w:type="spellEnd"/>
      <w:r w:rsidRPr="00EC09DA">
        <w:rPr>
          <w:rFonts w:ascii="Times New Roman" w:hAnsi="Times New Roman" w:cs="Times New Roman"/>
          <w:sz w:val="24"/>
          <w:szCs w:val="24"/>
        </w:rPr>
        <w:t xml:space="preserve">) cultivars in response to severe, frequent defoliation, but </w:t>
      </w:r>
      <w:del w:id="114" w:author="Lyle" w:date="2020-08-01T13:48:00Z">
        <w:r w:rsidRPr="00EC09DA" w:rsidDel="00C440E9">
          <w:rPr>
            <w:rFonts w:ascii="Times New Roman" w:hAnsi="Times New Roman" w:cs="Times New Roman"/>
            <w:sz w:val="24"/>
            <w:szCs w:val="24"/>
          </w:rPr>
          <w:delText xml:space="preserve">did not observe less </w:delText>
        </w:r>
      </w:del>
      <w:r w:rsidRPr="00EC09DA">
        <w:rPr>
          <w:rFonts w:ascii="Times New Roman" w:hAnsi="Times New Roman" w:cs="Times New Roman"/>
          <w:sz w:val="24"/>
          <w:szCs w:val="24"/>
        </w:rPr>
        <w:t xml:space="preserve">cover </w:t>
      </w:r>
      <w:ins w:id="115" w:author="Lyle" w:date="2020-08-01T13:48:00Z">
        <w:r w:rsidR="00C440E9">
          <w:rPr>
            <w:rFonts w:ascii="Times New Roman" w:hAnsi="Times New Roman" w:cs="Times New Roman"/>
            <w:sz w:val="24"/>
            <w:szCs w:val="24"/>
          </w:rPr>
          <w:t xml:space="preserve">was not reduced </w:t>
        </w:r>
      </w:ins>
      <w:r w:rsidRPr="00EC09DA">
        <w:rPr>
          <w:rFonts w:ascii="Times New Roman" w:hAnsi="Times New Roman" w:cs="Times New Roman"/>
          <w:sz w:val="24"/>
          <w:szCs w:val="24"/>
        </w:rPr>
        <w:t>with the same defoliation</w:t>
      </w:r>
      <w:r w:rsidR="000D0C2C" w:rsidRPr="00EC09DA">
        <w:rPr>
          <w:rFonts w:ascii="Times New Roman" w:hAnsi="Times New Roman" w:cs="Times New Roman"/>
          <w:sz w:val="24"/>
          <w:szCs w:val="24"/>
        </w:rPr>
        <w:t xml:space="preserve"> treatments </w:t>
      </w:r>
      <w:del w:id="116" w:author="Lyle" w:date="2020-08-01T13:49:00Z">
        <w:r w:rsidR="000D0C2C" w:rsidRPr="00EC09DA" w:rsidDel="00C440E9">
          <w:rPr>
            <w:rFonts w:ascii="Times New Roman" w:hAnsi="Times New Roman" w:cs="Times New Roman"/>
            <w:sz w:val="24"/>
            <w:szCs w:val="24"/>
          </w:rPr>
          <w:delText>applied</w:delText>
        </w:r>
        <w:r w:rsidRPr="00EC09DA" w:rsidDel="00C440E9">
          <w:rPr>
            <w:rFonts w:ascii="Times New Roman" w:hAnsi="Times New Roman" w:cs="Times New Roman"/>
            <w:sz w:val="24"/>
            <w:szCs w:val="24"/>
          </w:rPr>
          <w:delText xml:space="preserve"> </w:delText>
        </w:r>
        <w:r w:rsidR="000D0C2C" w:rsidRPr="00EC09DA" w:rsidDel="00C440E9">
          <w:rPr>
            <w:rFonts w:ascii="Times New Roman" w:hAnsi="Times New Roman" w:cs="Times New Roman"/>
            <w:sz w:val="24"/>
            <w:szCs w:val="24"/>
          </w:rPr>
          <w:delText>to</w:delText>
        </w:r>
      </w:del>
      <w:ins w:id="117" w:author="Lyle" w:date="2020-08-01T13:49:00Z">
        <w:r w:rsidR="00C440E9">
          <w:rPr>
            <w:rFonts w:ascii="Times New Roman" w:hAnsi="Times New Roman" w:cs="Times New Roman"/>
            <w:sz w:val="24"/>
            <w:szCs w:val="24"/>
          </w:rPr>
          <w:t>on</w:t>
        </w:r>
      </w:ins>
      <w:r w:rsidRPr="00EC09DA">
        <w:rPr>
          <w:rFonts w:ascii="Times New Roman" w:hAnsi="Times New Roman" w:cs="Times New Roman"/>
          <w:sz w:val="24"/>
          <w:szCs w:val="24"/>
        </w:rPr>
        <w:t xml:space="preserve"> widely</w:t>
      </w:r>
      <w:ins w:id="118" w:author="Lyle" w:date="2020-08-05T15:21:00Z">
        <w:r w:rsidR="00093270">
          <w:rPr>
            <w:rFonts w:ascii="Times New Roman" w:hAnsi="Times New Roman" w:cs="Times New Roman"/>
            <w:sz w:val="24"/>
            <w:szCs w:val="24"/>
          </w:rPr>
          <w:t>-</w:t>
        </w:r>
      </w:ins>
      <w:del w:id="119" w:author="Lyle" w:date="2020-08-05T15:21:00Z">
        <w:r w:rsidRPr="00EC09DA" w:rsidDel="00093270">
          <w:rPr>
            <w:rFonts w:ascii="Times New Roman" w:hAnsi="Times New Roman" w:cs="Times New Roman"/>
            <w:sz w:val="24"/>
            <w:szCs w:val="24"/>
          </w:rPr>
          <w:delText xml:space="preserve"> </w:delText>
        </w:r>
      </w:del>
      <w:r w:rsidRPr="00EC09DA">
        <w:rPr>
          <w:rFonts w:ascii="Times New Roman" w:hAnsi="Times New Roman" w:cs="Times New Roman"/>
          <w:sz w:val="24"/>
          <w:szCs w:val="24"/>
        </w:rPr>
        <w:t>naturalized cultivars, suggesting significant intraspecific variability in grazing tolerance and below</w:t>
      </w:r>
      <w:ins w:id="120" w:author="Lyle" w:date="2020-08-01T13:49: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w:t>
      </w:r>
      <w:ins w:id="121" w:author="Madhusudana Idupulapati" w:date="2020-04-22T09:51:00Z">
        <w:r w:rsidR="007A7BD4">
          <w:rPr>
            <w:rFonts w:ascii="Times New Roman" w:hAnsi="Times New Roman" w:cs="Times New Roman"/>
            <w:sz w:val="24"/>
            <w:szCs w:val="24"/>
          </w:rPr>
          <w:t xml:space="preserve">biomass </w:t>
        </w:r>
      </w:ins>
      <w:r w:rsidRPr="00EC09DA">
        <w:rPr>
          <w:rFonts w:ascii="Times New Roman" w:hAnsi="Times New Roman" w:cs="Times New Roman"/>
          <w:sz w:val="24"/>
          <w:szCs w:val="24"/>
        </w:rPr>
        <w:t xml:space="preserve">allocation. </w:t>
      </w:r>
    </w:p>
    <w:p w14:paraId="26C655EC" w14:textId="57B429E9" w:rsidR="00AC21D6" w:rsidRPr="00EC09DA" w:rsidRDefault="00AC21D6" w:rsidP="00AC21D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Although root production is a critical component </w:t>
      </w:r>
      <w:del w:id="122" w:author="Lyle" w:date="2020-08-01T13:50:00Z">
        <w:r w:rsidRPr="00EC09DA" w:rsidDel="00C440E9">
          <w:rPr>
            <w:rFonts w:ascii="Times New Roman" w:hAnsi="Times New Roman" w:cs="Times New Roman"/>
            <w:sz w:val="24"/>
            <w:szCs w:val="24"/>
          </w:rPr>
          <w:delText xml:space="preserve">of </w:delText>
        </w:r>
      </w:del>
      <w:ins w:id="123" w:author="Lyle" w:date="2020-08-01T13:50:00Z">
        <w:r w:rsidR="00C440E9">
          <w:rPr>
            <w:rFonts w:ascii="Times New Roman" w:hAnsi="Times New Roman" w:cs="Times New Roman"/>
            <w:sz w:val="24"/>
            <w:szCs w:val="24"/>
          </w:rPr>
          <w:t>in</w:t>
        </w:r>
        <w:r w:rsidR="00C440E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predicting the carbon cycle in grassland ecosystems, it is difficult to monitor or predict over large spatial scales. Thus, regional-scale grassland models have been developed that predict total NPP and/or greenhouse gas exchange on the basis of above</w:t>
      </w:r>
      <w:ins w:id="124" w:author="Lyle" w:date="2020-08-01T13:51: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canopy characteristics estimated from remote sensing </w:t>
      </w:r>
      <w:r w:rsidR="00344353">
        <w:rPr>
          <w:rFonts w:ascii="Times New Roman" w:hAnsi="Times New Roman" w:cs="Times New Roman"/>
          <w:sz w:val="24"/>
        </w:rPr>
        <w:t>(</w:t>
      </w:r>
      <w:proofErr w:type="spellStart"/>
      <w:ins w:id="125" w:author="Lyle" w:date="2020-08-01T13:51:00Z">
        <w:r w:rsidR="00C440E9">
          <w:rPr>
            <w:rFonts w:ascii="Times New Roman" w:hAnsi="Times New Roman" w:cs="Times New Roman"/>
            <w:sz w:val="24"/>
          </w:rPr>
          <w:t>Houborg</w:t>
        </w:r>
        <w:proofErr w:type="spellEnd"/>
        <w:r w:rsidR="00C440E9">
          <w:rPr>
            <w:rFonts w:ascii="Times New Roman" w:hAnsi="Times New Roman" w:cs="Times New Roman"/>
            <w:sz w:val="24"/>
          </w:rPr>
          <w:t xml:space="preserve"> and </w:t>
        </w:r>
        <w:proofErr w:type="spellStart"/>
        <w:r w:rsidR="00C440E9">
          <w:rPr>
            <w:rFonts w:ascii="Times New Roman" w:hAnsi="Times New Roman" w:cs="Times New Roman"/>
            <w:sz w:val="24"/>
          </w:rPr>
          <w:t>Soegaard</w:t>
        </w:r>
        <w:proofErr w:type="spellEnd"/>
        <w:r w:rsidR="00C440E9">
          <w:rPr>
            <w:rFonts w:ascii="Times New Roman" w:hAnsi="Times New Roman" w:cs="Times New Roman"/>
            <w:sz w:val="24"/>
          </w:rPr>
          <w:t xml:space="preserve"> 2004; Li et al. 2012; </w:t>
        </w:r>
      </w:ins>
      <w:proofErr w:type="spellStart"/>
      <w:r w:rsidR="00344353">
        <w:rPr>
          <w:rFonts w:ascii="Times New Roman" w:hAnsi="Times New Roman" w:cs="Times New Roman"/>
          <w:sz w:val="24"/>
        </w:rPr>
        <w:t>Gu</w:t>
      </w:r>
      <w:proofErr w:type="spellEnd"/>
      <w:r w:rsidR="00344353">
        <w:rPr>
          <w:rFonts w:ascii="Times New Roman" w:hAnsi="Times New Roman" w:cs="Times New Roman"/>
          <w:sz w:val="24"/>
        </w:rPr>
        <w:t xml:space="preserve"> et al. 2013</w:t>
      </w:r>
      <w:del w:id="126" w:author="Lyle" w:date="2020-08-01T13:51:00Z">
        <w:r w:rsidR="00344353" w:rsidDel="00C440E9">
          <w:rPr>
            <w:rFonts w:ascii="Times New Roman" w:hAnsi="Times New Roman" w:cs="Times New Roman"/>
            <w:sz w:val="24"/>
          </w:rPr>
          <w:delText>, Houborg and Soegaard 2004, Li et al. 2012</w:delText>
        </w:r>
      </w:del>
      <w:r w:rsidR="00344353">
        <w:rPr>
          <w:rFonts w:ascii="Times New Roman" w:hAnsi="Times New Roman" w:cs="Times New Roman"/>
          <w:sz w:val="24"/>
        </w:rPr>
        <w:t>)</w:t>
      </w:r>
      <w:r w:rsidRPr="00EC09DA">
        <w:rPr>
          <w:rFonts w:ascii="Times New Roman" w:hAnsi="Times New Roman" w:cs="Times New Roman"/>
          <w:sz w:val="24"/>
          <w:szCs w:val="24"/>
        </w:rPr>
        <w:t xml:space="preserve">. Similarly, some previous work has sought to predict </w:t>
      </w:r>
      <w:r w:rsidR="00236EE3">
        <w:rPr>
          <w:rFonts w:ascii="Times New Roman" w:hAnsi="Times New Roman" w:cs="Times New Roman"/>
          <w:sz w:val="24"/>
          <w:szCs w:val="24"/>
        </w:rPr>
        <w:t>below</w:t>
      </w:r>
      <w:ins w:id="127" w:author="Lyle" w:date="2020-08-01T13:51:00Z">
        <w:r w:rsidR="00C440E9">
          <w:rPr>
            <w:rFonts w:ascii="Times New Roman" w:hAnsi="Times New Roman" w:cs="Times New Roman"/>
            <w:sz w:val="24"/>
            <w:szCs w:val="24"/>
          </w:rPr>
          <w:t>-</w:t>
        </w:r>
      </w:ins>
      <w:r w:rsidR="00236EE3">
        <w:rPr>
          <w:rFonts w:ascii="Times New Roman" w:hAnsi="Times New Roman" w:cs="Times New Roman"/>
          <w:sz w:val="24"/>
          <w:szCs w:val="24"/>
        </w:rPr>
        <w:t>ground net primary productivity (</w:t>
      </w:r>
      <w:r w:rsidRPr="00EC09DA">
        <w:rPr>
          <w:rFonts w:ascii="Times New Roman" w:hAnsi="Times New Roman" w:cs="Times New Roman"/>
          <w:sz w:val="24"/>
          <w:szCs w:val="24"/>
        </w:rPr>
        <w:t>BNPP</w:t>
      </w:r>
      <w:r w:rsidR="00236EE3">
        <w:rPr>
          <w:rFonts w:ascii="Times New Roman" w:hAnsi="Times New Roman" w:cs="Times New Roman"/>
          <w:sz w:val="24"/>
          <w:szCs w:val="24"/>
        </w:rPr>
        <w:t>)</w:t>
      </w:r>
      <w:r w:rsidRPr="00EC09DA">
        <w:rPr>
          <w:rFonts w:ascii="Times New Roman" w:hAnsi="Times New Roman" w:cs="Times New Roman"/>
          <w:sz w:val="24"/>
          <w:szCs w:val="24"/>
        </w:rPr>
        <w:t xml:space="preserve"> on the basis of readily obtained above</w:t>
      </w:r>
      <w:ins w:id="128" w:author="Lyle" w:date="2020-08-01T13:52: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measurements in both grasslands </w:t>
      </w:r>
      <w:r w:rsidR="00344353">
        <w:rPr>
          <w:rFonts w:ascii="Times New Roman" w:hAnsi="Times New Roman" w:cs="Times New Roman"/>
          <w:sz w:val="24"/>
        </w:rPr>
        <w:t>(Gill et al. 2002)</w:t>
      </w:r>
      <w:r w:rsidRPr="00EC09DA">
        <w:rPr>
          <w:rFonts w:ascii="Times New Roman" w:hAnsi="Times New Roman" w:cs="Times New Roman"/>
          <w:sz w:val="24"/>
          <w:szCs w:val="24"/>
        </w:rPr>
        <w:t xml:space="preserve"> and forests </w:t>
      </w:r>
      <w:r w:rsidR="00344353">
        <w:rPr>
          <w:rFonts w:ascii="Times New Roman" w:hAnsi="Times New Roman" w:cs="Times New Roman"/>
          <w:sz w:val="24"/>
        </w:rPr>
        <w:t>(Chen et al. 2004)</w:t>
      </w:r>
      <w:r w:rsidRPr="00EC09DA">
        <w:rPr>
          <w:rFonts w:ascii="Times New Roman" w:hAnsi="Times New Roman" w:cs="Times New Roman"/>
          <w:sz w:val="24"/>
          <w:szCs w:val="24"/>
        </w:rPr>
        <w:t xml:space="preserve">. Recently, concerted efforts have been made to link fine root traits with other plant traits, across species and environments, by compiling and analyzing global-scale </w:t>
      </w:r>
      <w:del w:id="129" w:author="Lyle" w:date="2020-08-05T15:23:00Z">
        <w:r w:rsidRPr="00EC09DA" w:rsidDel="00093270">
          <w:rPr>
            <w:rFonts w:ascii="Times New Roman" w:hAnsi="Times New Roman" w:cs="Times New Roman"/>
            <w:sz w:val="24"/>
            <w:szCs w:val="24"/>
          </w:rPr>
          <w:delText xml:space="preserve">big </w:delText>
        </w:r>
      </w:del>
      <w:ins w:id="130" w:author="Lyle" w:date="2020-08-05T15:23:00Z">
        <w:r w:rsidR="00093270">
          <w:rPr>
            <w:rFonts w:ascii="Times New Roman" w:hAnsi="Times New Roman" w:cs="Times New Roman"/>
            <w:sz w:val="24"/>
            <w:szCs w:val="24"/>
          </w:rPr>
          <w:t>large</w:t>
        </w:r>
        <w:r w:rsidR="00093270"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datasets </w:t>
      </w:r>
      <w:r w:rsidR="00344353">
        <w:rPr>
          <w:rFonts w:ascii="Times New Roman" w:hAnsi="Times New Roman" w:cs="Times New Roman"/>
          <w:sz w:val="24"/>
        </w:rPr>
        <w:t>(</w:t>
      </w:r>
      <w:proofErr w:type="spellStart"/>
      <w:r w:rsidR="00344353">
        <w:rPr>
          <w:rFonts w:ascii="Times New Roman" w:hAnsi="Times New Roman" w:cs="Times New Roman"/>
          <w:sz w:val="24"/>
        </w:rPr>
        <w:t>Iversen</w:t>
      </w:r>
      <w:proofErr w:type="spellEnd"/>
      <w:r w:rsidR="00344353">
        <w:rPr>
          <w:rFonts w:ascii="Times New Roman" w:hAnsi="Times New Roman" w:cs="Times New Roman"/>
          <w:sz w:val="24"/>
        </w:rPr>
        <w:t xml:space="preserve"> et al. 2017)</w:t>
      </w:r>
      <w:r w:rsidRPr="00EC09DA">
        <w:rPr>
          <w:rFonts w:ascii="Times New Roman" w:hAnsi="Times New Roman" w:cs="Times New Roman"/>
          <w:sz w:val="24"/>
          <w:szCs w:val="24"/>
        </w:rPr>
        <w:t>. The goal is to have reliable above</w:t>
      </w:r>
      <w:ins w:id="131" w:author="Lyle" w:date="2020-08-01T13:52:00Z">
        <w:r w:rsidR="00C440E9">
          <w:rPr>
            <w:rFonts w:ascii="Times New Roman" w:hAnsi="Times New Roman" w:cs="Times New Roman"/>
            <w:sz w:val="24"/>
            <w:szCs w:val="24"/>
          </w:rPr>
          <w:t>-</w:t>
        </w:r>
      </w:ins>
      <w:r w:rsidRPr="00EC09DA">
        <w:rPr>
          <w:rFonts w:ascii="Times New Roman" w:hAnsi="Times New Roman" w:cs="Times New Roman"/>
          <w:sz w:val="24"/>
          <w:szCs w:val="24"/>
        </w:rPr>
        <w:t>ground proxies for predicting critical below</w:t>
      </w:r>
      <w:ins w:id="132" w:author="Lyle" w:date="2020-08-01T13:52: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root processes </w:t>
      </w:r>
      <w:r w:rsidR="00344353">
        <w:rPr>
          <w:rFonts w:ascii="Times New Roman" w:hAnsi="Times New Roman" w:cs="Times New Roman"/>
          <w:sz w:val="24"/>
        </w:rPr>
        <w:t>(Malhotra et al. 2018)</w:t>
      </w:r>
      <w:r w:rsidRPr="00EC09DA">
        <w:rPr>
          <w:rFonts w:ascii="Times New Roman" w:hAnsi="Times New Roman" w:cs="Times New Roman"/>
          <w:sz w:val="24"/>
          <w:szCs w:val="24"/>
        </w:rPr>
        <w:t>. However, given the evidence for potentially significant genotypic and defoliation effects on below</w:t>
      </w:r>
      <w:ins w:id="133" w:author="Lyle" w:date="2020-08-01T13:52:00Z">
        <w:r w:rsidR="00C440E9">
          <w:rPr>
            <w:rFonts w:ascii="Times New Roman" w:hAnsi="Times New Roman" w:cs="Times New Roman"/>
            <w:sz w:val="24"/>
            <w:szCs w:val="24"/>
          </w:rPr>
          <w:t>-</w:t>
        </w:r>
      </w:ins>
      <w:r w:rsidRPr="00EC09DA">
        <w:rPr>
          <w:rFonts w:ascii="Times New Roman" w:hAnsi="Times New Roman" w:cs="Times New Roman"/>
          <w:sz w:val="24"/>
          <w:szCs w:val="24"/>
        </w:rPr>
        <w:t>ground carbon allocation, it is unclear whether above</w:t>
      </w:r>
      <w:ins w:id="134" w:author="Lyle" w:date="2020-08-01T13:52: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proxies can ever reliably approximate root production. </w:t>
      </w:r>
      <w:r w:rsidR="00AE42B4" w:rsidRPr="00EC09DA">
        <w:rPr>
          <w:rFonts w:ascii="Times New Roman" w:hAnsi="Times New Roman" w:cs="Times New Roman"/>
          <w:sz w:val="24"/>
          <w:szCs w:val="24"/>
        </w:rPr>
        <w:t xml:space="preserve">Given the central importance of root system carbon inputs to </w:t>
      </w:r>
      <w:r w:rsidR="00AE42B4" w:rsidRPr="00EC09DA">
        <w:rPr>
          <w:rFonts w:ascii="Times New Roman" w:hAnsi="Times New Roman" w:cs="Times New Roman"/>
          <w:sz w:val="24"/>
          <w:szCs w:val="24"/>
        </w:rPr>
        <w:lastRenderedPageBreak/>
        <w:t xml:space="preserve">maintaining SOC, especially in grasslands, </w:t>
      </w:r>
      <w:del w:id="135" w:author="Lyle" w:date="2020-08-05T15:23:00Z">
        <w:r w:rsidR="00AE42B4" w:rsidRPr="00EC09DA" w:rsidDel="00093270">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we need more data from </w:t>
      </w:r>
      <w:r w:rsidR="00AE42B4" w:rsidRPr="00EC09DA">
        <w:rPr>
          <w:rFonts w:ascii="Times New Roman" w:hAnsi="Times New Roman" w:cs="Times New Roman"/>
          <w:sz w:val="24"/>
          <w:szCs w:val="24"/>
        </w:rPr>
        <w:t xml:space="preserve">experimental </w:t>
      </w:r>
      <w:r w:rsidRPr="00EC09DA">
        <w:rPr>
          <w:rFonts w:ascii="Times New Roman" w:hAnsi="Times New Roman" w:cs="Times New Roman"/>
          <w:sz w:val="24"/>
          <w:szCs w:val="24"/>
        </w:rPr>
        <w:t>systems where genotypic composition and grazing management have been manipulated, and the relationship</w:t>
      </w:r>
      <w:ins w:id="136" w:author="Lyle" w:date="2020-08-05T15:24:00Z">
        <w:r w:rsidR="00093270">
          <w:rPr>
            <w:rFonts w:ascii="Times New Roman" w:hAnsi="Times New Roman" w:cs="Times New Roman"/>
            <w:sz w:val="24"/>
            <w:szCs w:val="24"/>
          </w:rPr>
          <w:t>s</w:t>
        </w:r>
      </w:ins>
      <w:r w:rsidRPr="00EC09DA">
        <w:rPr>
          <w:rFonts w:ascii="Times New Roman" w:hAnsi="Times New Roman" w:cs="Times New Roman"/>
          <w:sz w:val="24"/>
          <w:szCs w:val="24"/>
        </w:rPr>
        <w:t xml:space="preserve"> between above</w:t>
      </w:r>
      <w:ins w:id="137" w:author="Lyle" w:date="2020-08-01T13:53: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 and below</w:t>
      </w:r>
      <w:ins w:id="138" w:author="Lyle" w:date="2020-08-01T13:53:00Z">
        <w:r w:rsidR="00C440E9">
          <w:rPr>
            <w:rFonts w:ascii="Times New Roman" w:hAnsi="Times New Roman" w:cs="Times New Roman"/>
            <w:sz w:val="24"/>
            <w:szCs w:val="24"/>
          </w:rPr>
          <w:t>-</w:t>
        </w:r>
      </w:ins>
      <w:r w:rsidRPr="00EC09DA">
        <w:rPr>
          <w:rFonts w:ascii="Times New Roman" w:hAnsi="Times New Roman" w:cs="Times New Roman"/>
          <w:sz w:val="24"/>
          <w:szCs w:val="24"/>
        </w:rPr>
        <w:t xml:space="preserve">ground </w:t>
      </w:r>
      <w:ins w:id="139" w:author="Madhusudana Idupulapati" w:date="2020-04-22T09:54:00Z">
        <w:r w:rsidR="008C284E">
          <w:rPr>
            <w:rFonts w:ascii="Times New Roman" w:hAnsi="Times New Roman" w:cs="Times New Roman"/>
            <w:sz w:val="24"/>
            <w:szCs w:val="24"/>
          </w:rPr>
          <w:t xml:space="preserve">biomass </w:t>
        </w:r>
      </w:ins>
      <w:proofErr w:type="gramStart"/>
      <w:r w:rsidRPr="00EC09DA">
        <w:rPr>
          <w:rFonts w:ascii="Times New Roman" w:hAnsi="Times New Roman" w:cs="Times New Roman"/>
          <w:sz w:val="24"/>
          <w:szCs w:val="24"/>
        </w:rPr>
        <w:t>allocation</w:t>
      </w:r>
      <w:proofErr w:type="gramEnd"/>
      <w:r w:rsidRPr="00EC09DA">
        <w:rPr>
          <w:rFonts w:ascii="Times New Roman" w:hAnsi="Times New Roman" w:cs="Times New Roman"/>
          <w:sz w:val="24"/>
          <w:szCs w:val="24"/>
        </w:rPr>
        <w:t xml:space="preserve"> </w:t>
      </w:r>
      <w:r w:rsidR="00F54E61" w:rsidRPr="00EC09DA">
        <w:rPr>
          <w:rFonts w:ascii="Times New Roman" w:hAnsi="Times New Roman" w:cs="Times New Roman"/>
          <w:sz w:val="24"/>
          <w:szCs w:val="24"/>
        </w:rPr>
        <w:t xml:space="preserve">have been </w:t>
      </w:r>
      <w:r w:rsidRPr="00EC09DA">
        <w:rPr>
          <w:rFonts w:ascii="Times New Roman" w:hAnsi="Times New Roman" w:cs="Times New Roman"/>
          <w:sz w:val="24"/>
          <w:szCs w:val="24"/>
        </w:rPr>
        <w:t xml:space="preserve">quantified.    </w:t>
      </w:r>
    </w:p>
    <w:p w14:paraId="6B9875C6" w14:textId="251D6182" w:rsidR="00AE42B4" w:rsidRPr="00EC09DA" w:rsidRDefault="00AC21D6" w:rsidP="00A52289">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In this study, we tested the independent and combined </w:t>
      </w:r>
      <w:r w:rsidR="00BA18EF" w:rsidRPr="00EC09DA">
        <w:rPr>
          <w:rFonts w:ascii="Times New Roman" w:hAnsi="Times New Roman" w:cs="Times New Roman"/>
          <w:sz w:val="24"/>
          <w:szCs w:val="24"/>
        </w:rPr>
        <w:t xml:space="preserve">effects </w:t>
      </w:r>
      <w:r w:rsidRPr="00EC09DA">
        <w:rPr>
          <w:rFonts w:ascii="Times New Roman" w:hAnsi="Times New Roman" w:cs="Times New Roman"/>
          <w:sz w:val="24"/>
          <w:szCs w:val="24"/>
        </w:rPr>
        <w:t>of defoliation intensity and frequency, and cultivar on root production of a widely</w:t>
      </w:r>
      <w:ins w:id="140" w:author="Lyle" w:date="2020-08-05T15:24:00Z">
        <w:r w:rsidR="00093270">
          <w:rPr>
            <w:rFonts w:ascii="Times New Roman" w:hAnsi="Times New Roman" w:cs="Times New Roman"/>
            <w:sz w:val="24"/>
            <w:szCs w:val="24"/>
          </w:rPr>
          <w:t>-</w:t>
        </w:r>
      </w:ins>
      <w:del w:id="141" w:author="Lyle" w:date="2020-08-05T15:24:00Z">
        <w:r w:rsidRPr="00EC09DA" w:rsidDel="00093270">
          <w:rPr>
            <w:rFonts w:ascii="Times New Roman" w:hAnsi="Times New Roman" w:cs="Times New Roman"/>
            <w:sz w:val="24"/>
            <w:szCs w:val="24"/>
          </w:rPr>
          <w:delText xml:space="preserve"> </w:delText>
        </w:r>
      </w:del>
      <w:r w:rsidR="00BA18EF" w:rsidRPr="00EC09DA">
        <w:rPr>
          <w:rFonts w:ascii="Times New Roman" w:hAnsi="Times New Roman" w:cs="Times New Roman"/>
          <w:sz w:val="24"/>
          <w:szCs w:val="24"/>
        </w:rPr>
        <w:t xml:space="preserve">utilized </w:t>
      </w:r>
      <w:r w:rsidRPr="00EC09DA">
        <w:rPr>
          <w:rFonts w:ascii="Times New Roman" w:hAnsi="Times New Roman" w:cs="Times New Roman"/>
          <w:sz w:val="24"/>
          <w:szCs w:val="24"/>
        </w:rPr>
        <w:t xml:space="preserve">pasture grass species of the southeastern United States,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notatum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sz w:val="24"/>
          <w:szCs w:val="24"/>
        </w:rPr>
        <w:t>Flüegge</w:t>
      </w:r>
      <w:proofErr w:type="spellEnd"/>
      <w:r w:rsidRPr="00EC09DA">
        <w:rPr>
          <w:rFonts w:ascii="Times New Roman" w:hAnsi="Times New Roman" w:cs="Times New Roman"/>
          <w:sz w:val="24"/>
          <w:szCs w:val="24"/>
        </w:rPr>
        <w:t xml:space="preserve"> (</w:t>
      </w:r>
      <w:proofErr w:type="spellStart"/>
      <w:r w:rsidR="00BD45EE" w:rsidRPr="00EC09DA">
        <w:rPr>
          <w:rFonts w:ascii="Times New Roman" w:hAnsi="Times New Roman" w:cs="Times New Roman"/>
          <w:sz w:val="24"/>
          <w:szCs w:val="24"/>
        </w:rPr>
        <w:t>b</w:t>
      </w:r>
      <w:r w:rsidRPr="00EC09DA">
        <w:rPr>
          <w:rFonts w:ascii="Times New Roman" w:hAnsi="Times New Roman" w:cs="Times New Roman"/>
          <w:sz w:val="24"/>
          <w:szCs w:val="24"/>
        </w:rPr>
        <w:t>ahiagrass</w:t>
      </w:r>
      <w:proofErr w:type="spellEnd"/>
      <w:r w:rsidRPr="00EC09DA">
        <w:rPr>
          <w:rFonts w:ascii="Times New Roman" w:hAnsi="Times New Roman" w:cs="Times New Roman"/>
          <w:sz w:val="24"/>
          <w:szCs w:val="24"/>
        </w:rPr>
        <w:t>)</w:t>
      </w:r>
      <w:r w:rsidRPr="00EC09DA">
        <w:rPr>
          <w:rFonts w:ascii="Times New Roman" w:hAnsi="Times New Roman" w:cs="Times New Roman"/>
          <w:i/>
          <w:sz w:val="24"/>
          <w:szCs w:val="24"/>
        </w:rPr>
        <w:t xml:space="preserve">. </w:t>
      </w:r>
      <w:del w:id="142" w:author="Lyle" w:date="2020-08-01T13:54:00Z">
        <w:r w:rsidR="00AE42B4" w:rsidRPr="00EC09DA" w:rsidDel="00C440E9">
          <w:rPr>
            <w:rFonts w:ascii="Times New Roman" w:hAnsi="Times New Roman" w:cs="Times New Roman"/>
            <w:sz w:val="24"/>
            <w:szCs w:val="24"/>
          </w:rPr>
          <w:delText xml:space="preserve">For </w:delText>
        </w:r>
      </w:del>
      <w:proofErr w:type="spellStart"/>
      <w:r w:rsidR="00F54E61" w:rsidRPr="00EC09DA">
        <w:rPr>
          <w:rFonts w:ascii="Times New Roman" w:hAnsi="Times New Roman" w:cs="Times New Roman"/>
          <w:sz w:val="24"/>
          <w:szCs w:val="24"/>
        </w:rPr>
        <w:t>Bahiagrass</w:t>
      </w:r>
      <w:proofErr w:type="spellEnd"/>
      <w:ins w:id="143" w:author="Lyle" w:date="2020-08-01T13:55:00Z">
        <w:r w:rsidR="00C440E9">
          <w:rPr>
            <w:rFonts w:ascii="Times New Roman" w:hAnsi="Times New Roman" w:cs="Times New Roman"/>
            <w:sz w:val="24"/>
            <w:szCs w:val="24"/>
          </w:rPr>
          <w:t xml:space="preserve"> cultivars</w:t>
        </w:r>
      </w:ins>
      <w:del w:id="144" w:author="Lyle" w:date="2020-08-01T13:55:00Z">
        <w:r w:rsidR="00F54E61" w:rsidRPr="00EC09DA" w:rsidDel="00C440E9">
          <w:rPr>
            <w:rFonts w:ascii="Times New Roman" w:hAnsi="Times New Roman" w:cs="Times New Roman"/>
            <w:sz w:val="24"/>
            <w:szCs w:val="24"/>
          </w:rPr>
          <w:delText>,</w:delText>
        </w:r>
      </w:del>
      <w:r w:rsidR="00AE42B4" w:rsidRPr="00EC09DA">
        <w:rPr>
          <w:rFonts w:ascii="Times New Roman" w:hAnsi="Times New Roman" w:cs="Times New Roman"/>
          <w:sz w:val="24"/>
          <w:szCs w:val="24"/>
        </w:rPr>
        <w:t xml:space="preserve"> </w:t>
      </w:r>
      <w:del w:id="145" w:author="Lyle" w:date="2020-08-01T13:55:00Z">
        <w:r w:rsidR="00AE42B4" w:rsidRPr="00EC09DA" w:rsidDel="00C440E9">
          <w:rPr>
            <w:rFonts w:ascii="Times New Roman" w:hAnsi="Times New Roman" w:cs="Times New Roman"/>
            <w:sz w:val="24"/>
            <w:szCs w:val="24"/>
          </w:rPr>
          <w:delText>we can</w:delText>
        </w:r>
      </w:del>
      <w:ins w:id="146" w:author="Lyle" w:date="2020-08-01T13:55:00Z">
        <w:r w:rsidR="00C440E9">
          <w:rPr>
            <w:rFonts w:ascii="Times New Roman" w:hAnsi="Times New Roman" w:cs="Times New Roman"/>
            <w:sz w:val="24"/>
            <w:szCs w:val="24"/>
          </w:rPr>
          <w:t>can be</w:t>
        </w:r>
      </w:ins>
      <w:r w:rsidR="00AE42B4" w:rsidRPr="00EC09DA">
        <w:rPr>
          <w:rFonts w:ascii="Times New Roman" w:hAnsi="Times New Roman" w:cs="Times New Roman"/>
          <w:sz w:val="24"/>
          <w:szCs w:val="24"/>
        </w:rPr>
        <w:t xml:space="preserve"> broadly delineate</w:t>
      </w:r>
      <w:ins w:id="147" w:author="Lyle" w:date="2020-08-01T13:55:00Z">
        <w:r w:rsidR="00C440E9">
          <w:rPr>
            <w:rFonts w:ascii="Times New Roman" w:hAnsi="Times New Roman" w:cs="Times New Roman"/>
            <w:sz w:val="24"/>
            <w:szCs w:val="24"/>
          </w:rPr>
          <w:t>d</w:t>
        </w:r>
      </w:ins>
      <w:r w:rsidR="00AE42B4" w:rsidRPr="00EC09DA">
        <w:rPr>
          <w:rFonts w:ascii="Times New Roman" w:hAnsi="Times New Roman" w:cs="Times New Roman"/>
          <w:sz w:val="24"/>
          <w:szCs w:val="24"/>
        </w:rPr>
        <w:t xml:space="preserve"> </w:t>
      </w:r>
      <w:del w:id="148" w:author="Lyle" w:date="2020-08-01T13:55:00Z">
        <w:r w:rsidR="00AE42B4" w:rsidRPr="00EC09DA" w:rsidDel="00C440E9">
          <w:rPr>
            <w:rFonts w:ascii="Times New Roman" w:hAnsi="Times New Roman" w:cs="Times New Roman"/>
            <w:sz w:val="24"/>
            <w:szCs w:val="24"/>
          </w:rPr>
          <w:delText xml:space="preserve">cultivars </w:delText>
        </w:r>
      </w:del>
      <w:r w:rsidR="00AE42B4" w:rsidRPr="00EC09DA">
        <w:rPr>
          <w:rFonts w:ascii="Times New Roman" w:hAnsi="Times New Roman" w:cs="Times New Roman"/>
          <w:sz w:val="24"/>
          <w:szCs w:val="24"/>
        </w:rPr>
        <w:t>on the basis of growth habit</w:t>
      </w:r>
      <w:ins w:id="149" w:author="Lyle" w:date="2020-08-01T13:55:00Z">
        <w:r w:rsidR="00C440E9">
          <w:rPr>
            <w:rFonts w:ascii="Times New Roman" w:hAnsi="Times New Roman" w:cs="Times New Roman"/>
            <w:sz w:val="24"/>
            <w:szCs w:val="24"/>
          </w:rPr>
          <w:t>, as</w:t>
        </w:r>
      </w:ins>
      <w:r w:rsidR="00F54E61" w:rsidRPr="00EC09DA">
        <w:rPr>
          <w:rFonts w:ascii="Times New Roman" w:hAnsi="Times New Roman" w:cs="Times New Roman"/>
          <w:sz w:val="24"/>
          <w:szCs w:val="24"/>
        </w:rPr>
        <w:t xml:space="preserve"> </w:t>
      </w:r>
      <w:del w:id="150" w:author="Lyle" w:date="2020-08-01T13:55:00Z">
        <w:r w:rsidR="00F54E61" w:rsidRPr="00EC09DA" w:rsidDel="00C440E9">
          <w:rPr>
            <w:rFonts w:ascii="Times New Roman" w:hAnsi="Times New Roman" w:cs="Times New Roman"/>
            <w:sz w:val="24"/>
            <w:szCs w:val="24"/>
          </w:rPr>
          <w:delText>where</w:delText>
        </w:r>
        <w:r w:rsidR="00AE42B4" w:rsidRPr="00EC09DA" w:rsidDel="00C440E9">
          <w:rPr>
            <w:rFonts w:ascii="Times New Roman" w:hAnsi="Times New Roman" w:cs="Times New Roman"/>
            <w:sz w:val="24"/>
            <w:szCs w:val="24"/>
          </w:rPr>
          <w:delText xml:space="preserve"> </w:delText>
        </w:r>
      </w:del>
      <w:r w:rsidR="00BA18EF" w:rsidRPr="00EC09DA">
        <w:rPr>
          <w:rFonts w:ascii="Times New Roman" w:hAnsi="Times New Roman" w:cs="Times New Roman"/>
          <w:sz w:val="24"/>
          <w:szCs w:val="24"/>
        </w:rPr>
        <w:t xml:space="preserve">historically </w:t>
      </w:r>
      <w:r w:rsidR="00AE42B4" w:rsidRPr="00EC09DA">
        <w:rPr>
          <w:rFonts w:ascii="Times New Roman" w:hAnsi="Times New Roman" w:cs="Times New Roman"/>
          <w:sz w:val="24"/>
          <w:szCs w:val="24"/>
        </w:rPr>
        <w:t>older, widely</w:t>
      </w:r>
      <w:ins w:id="151" w:author="Lyle" w:date="2020-08-05T15:25:00Z">
        <w:r w:rsidR="00093270">
          <w:rPr>
            <w:rFonts w:ascii="Times New Roman" w:hAnsi="Times New Roman" w:cs="Times New Roman"/>
            <w:sz w:val="24"/>
            <w:szCs w:val="24"/>
          </w:rPr>
          <w:t>-</w:t>
        </w:r>
      </w:ins>
      <w:del w:id="152" w:author="Lyle" w:date="2020-08-05T15:25:00Z">
        <w:r w:rsidR="00AE42B4" w:rsidRPr="00EC09DA" w:rsidDel="00093270">
          <w:rPr>
            <w:rFonts w:ascii="Times New Roman" w:hAnsi="Times New Roman" w:cs="Times New Roman"/>
            <w:sz w:val="24"/>
            <w:szCs w:val="24"/>
          </w:rPr>
          <w:delText xml:space="preserve"> </w:delText>
        </w:r>
      </w:del>
      <w:r w:rsidR="00AE42B4" w:rsidRPr="00EC09DA">
        <w:rPr>
          <w:rFonts w:ascii="Times New Roman" w:hAnsi="Times New Roman" w:cs="Times New Roman"/>
          <w:sz w:val="24"/>
          <w:szCs w:val="24"/>
        </w:rPr>
        <w:t xml:space="preserve">naturalized cultivars tend to </w:t>
      </w:r>
      <w:del w:id="153" w:author="Lyle" w:date="2020-08-01T13:55:00Z">
        <w:r w:rsidR="00AE42B4" w:rsidRPr="00EC09DA" w:rsidDel="00C440E9">
          <w:rPr>
            <w:rFonts w:ascii="Times New Roman" w:hAnsi="Times New Roman" w:cs="Times New Roman"/>
            <w:sz w:val="24"/>
            <w:szCs w:val="24"/>
          </w:rPr>
          <w:delText>have a more</w:delText>
        </w:r>
      </w:del>
      <w:ins w:id="154" w:author="Lyle" w:date="2020-08-01T13:55:00Z">
        <w:r w:rsidR="00C440E9">
          <w:rPr>
            <w:rFonts w:ascii="Times New Roman" w:hAnsi="Times New Roman" w:cs="Times New Roman"/>
            <w:sz w:val="24"/>
            <w:szCs w:val="24"/>
          </w:rPr>
          <w:t>be</w:t>
        </w:r>
      </w:ins>
      <w:r w:rsidR="00AE42B4" w:rsidRPr="00EC09DA">
        <w:rPr>
          <w:rFonts w:ascii="Times New Roman" w:hAnsi="Times New Roman" w:cs="Times New Roman"/>
          <w:sz w:val="24"/>
          <w:szCs w:val="24"/>
        </w:rPr>
        <w:t xml:space="preserve"> prostrate</w:t>
      </w:r>
      <w:ins w:id="155" w:author="Lyle" w:date="2020-08-01T13:56:00Z">
        <w:r w:rsidR="00C440E9">
          <w:rPr>
            <w:rFonts w:ascii="Times New Roman" w:hAnsi="Times New Roman" w:cs="Times New Roman"/>
            <w:sz w:val="24"/>
            <w:szCs w:val="24"/>
          </w:rPr>
          <w:t>,</w:t>
        </w:r>
      </w:ins>
      <w:del w:id="156" w:author="Lyle" w:date="2020-08-01T13:56:00Z">
        <w:r w:rsidR="00AE42B4" w:rsidRPr="00EC09DA" w:rsidDel="00C440E9">
          <w:rPr>
            <w:rFonts w:ascii="Times New Roman" w:hAnsi="Times New Roman" w:cs="Times New Roman"/>
            <w:sz w:val="24"/>
            <w:szCs w:val="24"/>
          </w:rPr>
          <w:delText xml:space="preserve"> growth pattern,</w:delText>
        </w:r>
      </w:del>
      <w:r w:rsidR="00AE42B4" w:rsidRPr="00EC09DA">
        <w:rPr>
          <w:rFonts w:ascii="Times New Roman" w:hAnsi="Times New Roman" w:cs="Times New Roman"/>
          <w:sz w:val="24"/>
          <w:szCs w:val="24"/>
        </w:rPr>
        <w:t xml:space="preserve"> whereas </w:t>
      </w:r>
      <w:del w:id="157" w:author="Lyle" w:date="2020-08-01T13:56:00Z">
        <w:r w:rsidR="00AE42B4" w:rsidRPr="00EC09DA" w:rsidDel="00C440E9">
          <w:rPr>
            <w:rFonts w:ascii="Times New Roman" w:hAnsi="Times New Roman" w:cs="Times New Roman"/>
            <w:sz w:val="24"/>
            <w:szCs w:val="24"/>
          </w:rPr>
          <w:delText>recently selected</w:delText>
        </w:r>
      </w:del>
      <w:ins w:id="158" w:author="Lyle" w:date="2020-08-01T13:56:00Z">
        <w:r w:rsidR="00C440E9">
          <w:rPr>
            <w:rFonts w:ascii="Times New Roman" w:hAnsi="Times New Roman" w:cs="Times New Roman"/>
            <w:sz w:val="24"/>
            <w:szCs w:val="24"/>
          </w:rPr>
          <w:t>modern</w:t>
        </w:r>
      </w:ins>
      <w:r w:rsidR="00AE42B4" w:rsidRPr="00EC09DA">
        <w:rPr>
          <w:rFonts w:ascii="Times New Roman" w:hAnsi="Times New Roman" w:cs="Times New Roman"/>
          <w:sz w:val="24"/>
          <w:szCs w:val="24"/>
        </w:rPr>
        <w:t xml:space="preserve"> cultivars tend to </w:t>
      </w:r>
      <w:del w:id="159" w:author="Lyle" w:date="2020-08-01T13:56:00Z">
        <w:r w:rsidR="00AE42B4" w:rsidRPr="00EC09DA" w:rsidDel="00C440E9">
          <w:rPr>
            <w:rFonts w:ascii="Times New Roman" w:hAnsi="Times New Roman" w:cs="Times New Roman"/>
            <w:sz w:val="24"/>
            <w:szCs w:val="24"/>
          </w:rPr>
          <w:delText>have a more</w:delText>
        </w:r>
      </w:del>
      <w:ins w:id="160" w:author="Lyle" w:date="2020-08-01T13:56:00Z">
        <w:r w:rsidR="00C440E9">
          <w:rPr>
            <w:rFonts w:ascii="Times New Roman" w:hAnsi="Times New Roman" w:cs="Times New Roman"/>
            <w:sz w:val="24"/>
            <w:szCs w:val="24"/>
          </w:rPr>
          <w:t>be</w:t>
        </w:r>
      </w:ins>
      <w:r w:rsidR="00AE42B4" w:rsidRPr="00EC09DA">
        <w:rPr>
          <w:rFonts w:ascii="Times New Roman" w:hAnsi="Times New Roman" w:cs="Times New Roman"/>
          <w:sz w:val="24"/>
          <w:szCs w:val="24"/>
        </w:rPr>
        <w:t xml:space="preserve"> upright</w:t>
      </w:r>
      <w:del w:id="161" w:author="Lyle" w:date="2020-08-01T13:56:00Z">
        <w:r w:rsidR="00AE42B4" w:rsidRPr="00EC09DA" w:rsidDel="00C440E9">
          <w:rPr>
            <w:rFonts w:ascii="Times New Roman" w:hAnsi="Times New Roman" w:cs="Times New Roman"/>
            <w:sz w:val="24"/>
            <w:szCs w:val="24"/>
          </w:rPr>
          <w:delText xml:space="preserve"> growth pattern</w:delText>
        </w:r>
      </w:del>
      <w:r w:rsidR="00AE42B4" w:rsidRPr="00EC09DA">
        <w:rPr>
          <w:rFonts w:ascii="Times New Roman" w:hAnsi="Times New Roman" w:cs="Times New Roman"/>
          <w:sz w:val="24"/>
          <w:szCs w:val="24"/>
        </w:rPr>
        <w:t xml:space="preserve">, reflecting selection for improved forage growth characteristics </w:t>
      </w:r>
      <w:r w:rsidR="00344353">
        <w:rPr>
          <w:rFonts w:ascii="Times New Roman" w:hAnsi="Times New Roman" w:cs="Times New Roman"/>
          <w:sz w:val="24"/>
        </w:rPr>
        <w:t>(Vendramini et al. 2013)</w:t>
      </w:r>
      <w:r w:rsidR="00AE42B4" w:rsidRPr="00EC09DA">
        <w:rPr>
          <w:rFonts w:ascii="Times New Roman" w:hAnsi="Times New Roman" w:cs="Times New Roman"/>
          <w:sz w:val="24"/>
          <w:szCs w:val="24"/>
        </w:rPr>
        <w:t>. Previous work</w:t>
      </w:r>
      <w:r w:rsidR="007B4EC2" w:rsidRPr="00EC09DA">
        <w:rPr>
          <w:rFonts w:ascii="Times New Roman" w:hAnsi="Times New Roman" w:cs="Times New Roman"/>
          <w:sz w:val="24"/>
          <w:szCs w:val="24"/>
        </w:rPr>
        <w:t>, and considerable producer experience,</w:t>
      </w:r>
      <w:r w:rsidR="00AE42B4" w:rsidRPr="00EC09DA">
        <w:rPr>
          <w:rFonts w:ascii="Times New Roman" w:hAnsi="Times New Roman" w:cs="Times New Roman"/>
          <w:sz w:val="24"/>
          <w:szCs w:val="24"/>
        </w:rPr>
        <w:t xml:space="preserve"> suggest that </w:t>
      </w:r>
      <w:proofErr w:type="spellStart"/>
      <w:r w:rsidR="00AE42B4" w:rsidRPr="00EC09DA">
        <w:rPr>
          <w:rFonts w:ascii="Times New Roman" w:hAnsi="Times New Roman" w:cs="Times New Roman"/>
          <w:sz w:val="24"/>
          <w:szCs w:val="24"/>
        </w:rPr>
        <w:t>bahiagrass</w:t>
      </w:r>
      <w:proofErr w:type="spellEnd"/>
      <w:r w:rsidR="00AE42B4" w:rsidRPr="00EC09DA">
        <w:rPr>
          <w:rFonts w:ascii="Times New Roman" w:hAnsi="Times New Roman" w:cs="Times New Roman"/>
          <w:sz w:val="24"/>
          <w:szCs w:val="24"/>
        </w:rPr>
        <w:t xml:space="preserve"> </w:t>
      </w:r>
      <w:r w:rsidR="007B4EC2" w:rsidRPr="00EC09DA">
        <w:rPr>
          <w:rFonts w:ascii="Times New Roman" w:hAnsi="Times New Roman" w:cs="Times New Roman"/>
          <w:sz w:val="24"/>
          <w:szCs w:val="24"/>
        </w:rPr>
        <w:t xml:space="preserve">has a </w:t>
      </w:r>
      <w:r w:rsidR="00AE42B4" w:rsidRPr="00EC09DA">
        <w:rPr>
          <w:rFonts w:ascii="Times New Roman" w:hAnsi="Times New Roman" w:cs="Times New Roman"/>
          <w:sz w:val="24"/>
          <w:szCs w:val="24"/>
        </w:rPr>
        <w:t xml:space="preserve">remarkable resilience to intense grazing, </w:t>
      </w:r>
      <w:r w:rsidR="007B4EC2" w:rsidRPr="00EC09DA">
        <w:rPr>
          <w:rFonts w:ascii="Times New Roman" w:hAnsi="Times New Roman" w:cs="Times New Roman"/>
          <w:sz w:val="24"/>
          <w:szCs w:val="24"/>
        </w:rPr>
        <w:t xml:space="preserve">wherein </w:t>
      </w:r>
      <w:proofErr w:type="gramStart"/>
      <w:r w:rsidR="007B4EC2" w:rsidRPr="00EC09DA">
        <w:rPr>
          <w:rFonts w:ascii="Times New Roman" w:hAnsi="Times New Roman" w:cs="Times New Roman"/>
          <w:sz w:val="24"/>
          <w:szCs w:val="24"/>
        </w:rPr>
        <w:t>forage growth</w:t>
      </w:r>
      <w:r w:rsidR="00BA18EF" w:rsidRPr="00EC09DA">
        <w:rPr>
          <w:rFonts w:ascii="Times New Roman" w:hAnsi="Times New Roman" w:cs="Times New Roman"/>
          <w:sz w:val="24"/>
          <w:szCs w:val="24"/>
        </w:rPr>
        <w:t xml:space="preserve"> and quality</w:t>
      </w:r>
      <w:proofErr w:type="gramEnd"/>
      <w:r w:rsidR="007B4EC2" w:rsidRPr="00EC09DA">
        <w:rPr>
          <w:rFonts w:ascii="Times New Roman" w:hAnsi="Times New Roman" w:cs="Times New Roman"/>
          <w:sz w:val="24"/>
          <w:szCs w:val="24"/>
        </w:rPr>
        <w:t xml:space="preserve"> </w:t>
      </w:r>
      <w:del w:id="162" w:author="Lyle" w:date="2020-08-01T13:57:00Z">
        <w:r w:rsidR="007B4EC2" w:rsidRPr="00EC09DA" w:rsidDel="00C440E9">
          <w:rPr>
            <w:rFonts w:ascii="Times New Roman" w:hAnsi="Times New Roman" w:cs="Times New Roman"/>
            <w:sz w:val="24"/>
            <w:szCs w:val="24"/>
          </w:rPr>
          <w:delText xml:space="preserve">is </w:delText>
        </w:r>
      </w:del>
      <w:ins w:id="163" w:author="Lyle" w:date="2020-08-01T13:57:00Z">
        <w:r w:rsidR="00C440E9">
          <w:rPr>
            <w:rFonts w:ascii="Times New Roman" w:hAnsi="Times New Roman" w:cs="Times New Roman"/>
            <w:sz w:val="24"/>
            <w:szCs w:val="24"/>
          </w:rPr>
          <w:t>are</w:t>
        </w:r>
        <w:r w:rsidR="00C440E9" w:rsidRPr="00EC09DA">
          <w:rPr>
            <w:rFonts w:ascii="Times New Roman" w:hAnsi="Times New Roman" w:cs="Times New Roman"/>
            <w:sz w:val="24"/>
            <w:szCs w:val="24"/>
          </w:rPr>
          <w:t xml:space="preserve"> </w:t>
        </w:r>
      </w:ins>
      <w:r w:rsidR="007B4EC2" w:rsidRPr="00EC09DA">
        <w:rPr>
          <w:rFonts w:ascii="Times New Roman" w:hAnsi="Times New Roman" w:cs="Times New Roman"/>
          <w:sz w:val="24"/>
          <w:szCs w:val="24"/>
        </w:rPr>
        <w:t xml:space="preserve">maximized with severe defoliation (close to ground level) so long as regrowth intervals are adequate </w:t>
      </w:r>
      <w:r w:rsidR="00344353">
        <w:rPr>
          <w:rFonts w:ascii="Times New Roman" w:hAnsi="Times New Roman" w:cs="Times New Roman"/>
          <w:sz w:val="24"/>
        </w:rPr>
        <w:t>(</w:t>
      </w:r>
      <w:proofErr w:type="spellStart"/>
      <w:r w:rsidR="00344353">
        <w:rPr>
          <w:rFonts w:ascii="Times New Roman" w:hAnsi="Times New Roman" w:cs="Times New Roman"/>
          <w:sz w:val="24"/>
        </w:rPr>
        <w:t>Beaty</w:t>
      </w:r>
      <w:proofErr w:type="spellEnd"/>
      <w:r w:rsidR="00344353">
        <w:rPr>
          <w:rFonts w:ascii="Times New Roman" w:hAnsi="Times New Roman" w:cs="Times New Roman"/>
          <w:sz w:val="24"/>
        </w:rPr>
        <w:t xml:space="preserve"> et al. 1968</w:t>
      </w:r>
      <w:del w:id="164" w:author="Lyle" w:date="2020-08-01T13:57:00Z">
        <w:r w:rsidR="00344353" w:rsidDel="00C440E9">
          <w:rPr>
            <w:rFonts w:ascii="Times New Roman" w:hAnsi="Times New Roman" w:cs="Times New Roman"/>
            <w:sz w:val="24"/>
          </w:rPr>
          <w:delText xml:space="preserve">, </w:delText>
        </w:r>
      </w:del>
      <w:ins w:id="165" w:author="Lyle" w:date="2020-08-01T13:57:00Z">
        <w:r w:rsidR="00C440E9">
          <w:rPr>
            <w:rFonts w:ascii="Times New Roman" w:hAnsi="Times New Roman" w:cs="Times New Roman"/>
            <w:sz w:val="24"/>
          </w:rPr>
          <w:t xml:space="preserve">; </w:t>
        </w:r>
      </w:ins>
      <w:r w:rsidR="00344353">
        <w:rPr>
          <w:rFonts w:ascii="Times New Roman" w:hAnsi="Times New Roman" w:cs="Times New Roman"/>
          <w:sz w:val="24"/>
        </w:rPr>
        <w:t>Stanley et al. 1977)</w:t>
      </w:r>
      <w:r w:rsidR="007B4EC2" w:rsidRPr="00EC09DA">
        <w:rPr>
          <w:rFonts w:ascii="Times New Roman" w:hAnsi="Times New Roman" w:cs="Times New Roman"/>
          <w:sz w:val="24"/>
          <w:szCs w:val="24"/>
        </w:rPr>
        <w:t xml:space="preserve">. However, </w:t>
      </w:r>
      <w:del w:id="166" w:author="Lyle" w:date="2020-08-01T13:58:00Z">
        <w:r w:rsidR="007B4EC2" w:rsidRPr="00EC09DA" w:rsidDel="00C440E9">
          <w:rPr>
            <w:rFonts w:ascii="Times New Roman" w:hAnsi="Times New Roman" w:cs="Times New Roman"/>
            <w:sz w:val="24"/>
            <w:szCs w:val="24"/>
          </w:rPr>
          <w:delText xml:space="preserve">the </w:delText>
        </w:r>
      </w:del>
      <w:r w:rsidR="007B4EC2" w:rsidRPr="00EC09DA">
        <w:rPr>
          <w:rFonts w:ascii="Times New Roman" w:hAnsi="Times New Roman" w:cs="Times New Roman"/>
          <w:sz w:val="24"/>
          <w:szCs w:val="24"/>
        </w:rPr>
        <w:t>impact</w:t>
      </w:r>
      <w:ins w:id="167" w:author="Lyle" w:date="2020-08-01T13:58:00Z">
        <w:r w:rsidR="00C440E9">
          <w:rPr>
            <w:rFonts w:ascii="Times New Roman" w:hAnsi="Times New Roman" w:cs="Times New Roman"/>
            <w:sz w:val="24"/>
            <w:szCs w:val="24"/>
          </w:rPr>
          <w:t>s</w:t>
        </w:r>
      </w:ins>
      <w:r w:rsidR="007B4EC2" w:rsidRPr="00EC09DA">
        <w:rPr>
          <w:rFonts w:ascii="Times New Roman" w:hAnsi="Times New Roman" w:cs="Times New Roman"/>
          <w:sz w:val="24"/>
          <w:szCs w:val="24"/>
        </w:rPr>
        <w:t xml:space="preserve"> of defoliation severity on root production across cultivars, and their associated growth habits, ha</w:t>
      </w:r>
      <w:ins w:id="168" w:author="Lyle" w:date="2020-08-01T13:58:00Z">
        <w:r w:rsidR="00C440E9">
          <w:rPr>
            <w:rFonts w:ascii="Times New Roman" w:hAnsi="Times New Roman" w:cs="Times New Roman"/>
            <w:sz w:val="24"/>
            <w:szCs w:val="24"/>
          </w:rPr>
          <w:t>ve</w:t>
        </w:r>
      </w:ins>
      <w:del w:id="169" w:author="Lyle" w:date="2020-08-01T13:58:00Z">
        <w:r w:rsidR="007B4EC2" w:rsidRPr="00EC09DA" w:rsidDel="00C440E9">
          <w:rPr>
            <w:rFonts w:ascii="Times New Roman" w:hAnsi="Times New Roman" w:cs="Times New Roman"/>
            <w:sz w:val="24"/>
            <w:szCs w:val="24"/>
          </w:rPr>
          <w:delText>s</w:delText>
        </w:r>
      </w:del>
      <w:r w:rsidR="007B4EC2" w:rsidRPr="00EC09DA">
        <w:rPr>
          <w:rFonts w:ascii="Times New Roman" w:hAnsi="Times New Roman" w:cs="Times New Roman"/>
          <w:sz w:val="24"/>
          <w:szCs w:val="24"/>
        </w:rPr>
        <w:t xml:space="preserve"> not been </w:t>
      </w:r>
      <w:del w:id="170" w:author="Lyle" w:date="2020-08-01T13:58:00Z">
        <w:r w:rsidR="007B4EC2" w:rsidRPr="00EC09DA" w:rsidDel="00A90D14">
          <w:rPr>
            <w:rFonts w:ascii="Times New Roman" w:hAnsi="Times New Roman" w:cs="Times New Roman"/>
            <w:sz w:val="24"/>
            <w:szCs w:val="24"/>
          </w:rPr>
          <w:delText xml:space="preserve">directly </w:delText>
        </w:r>
      </w:del>
      <w:r w:rsidR="007B4EC2" w:rsidRPr="00EC09DA">
        <w:rPr>
          <w:rFonts w:ascii="Times New Roman" w:hAnsi="Times New Roman" w:cs="Times New Roman"/>
          <w:sz w:val="24"/>
          <w:szCs w:val="24"/>
        </w:rPr>
        <w:t>studied</w:t>
      </w:r>
      <w:ins w:id="171" w:author="Lyle" w:date="2020-08-01T13:58:00Z">
        <w:r w:rsidR="00A90D14">
          <w:rPr>
            <w:rFonts w:ascii="Times New Roman" w:hAnsi="Times New Roman" w:cs="Times New Roman"/>
            <w:sz w:val="24"/>
            <w:szCs w:val="24"/>
          </w:rPr>
          <w:t xml:space="preserve"> </w:t>
        </w:r>
        <w:r w:rsidR="00A90D14" w:rsidRPr="00EC09DA">
          <w:rPr>
            <w:rFonts w:ascii="Times New Roman" w:hAnsi="Times New Roman" w:cs="Times New Roman"/>
            <w:sz w:val="24"/>
            <w:szCs w:val="24"/>
          </w:rPr>
          <w:t>directly</w:t>
        </w:r>
      </w:ins>
      <w:r w:rsidR="007B4EC2" w:rsidRPr="00EC09DA">
        <w:rPr>
          <w:rFonts w:ascii="Times New Roman" w:hAnsi="Times New Roman" w:cs="Times New Roman"/>
          <w:sz w:val="24"/>
          <w:szCs w:val="24"/>
        </w:rPr>
        <w:t>, reflecting a general lack of information on below</w:t>
      </w:r>
      <w:ins w:id="172" w:author="Lyle" w:date="2020-08-01T13:58:00Z">
        <w:r w:rsidR="00A90D14">
          <w:rPr>
            <w:rFonts w:ascii="Times New Roman" w:hAnsi="Times New Roman" w:cs="Times New Roman"/>
            <w:sz w:val="24"/>
            <w:szCs w:val="24"/>
          </w:rPr>
          <w:t>-</w:t>
        </w:r>
      </w:ins>
      <w:r w:rsidR="007B4EC2" w:rsidRPr="00EC09DA">
        <w:rPr>
          <w:rFonts w:ascii="Times New Roman" w:hAnsi="Times New Roman" w:cs="Times New Roman"/>
          <w:sz w:val="24"/>
          <w:szCs w:val="24"/>
        </w:rPr>
        <w:t xml:space="preserve">ground growth responses in </w:t>
      </w:r>
      <w:del w:id="173" w:author="Lyle" w:date="2020-08-05T15:27:00Z">
        <w:r w:rsidR="007B4EC2" w:rsidRPr="00EC09DA" w:rsidDel="004E1288">
          <w:rPr>
            <w:rFonts w:ascii="Times New Roman" w:hAnsi="Times New Roman" w:cs="Times New Roman"/>
            <w:sz w:val="24"/>
            <w:szCs w:val="24"/>
          </w:rPr>
          <w:delText xml:space="preserve">warm season </w:delText>
        </w:r>
      </w:del>
      <w:r w:rsidR="007B4EC2" w:rsidRPr="00EC09DA">
        <w:rPr>
          <w:rFonts w:ascii="Times New Roman" w:hAnsi="Times New Roman" w:cs="Times New Roman"/>
          <w:sz w:val="24"/>
          <w:szCs w:val="24"/>
        </w:rPr>
        <w:t xml:space="preserve">subtropical pasture </w:t>
      </w:r>
      <w:ins w:id="174" w:author="Lyle" w:date="2020-08-05T15:27:00Z">
        <w:r w:rsidR="004E1288">
          <w:rPr>
            <w:rFonts w:ascii="Times New Roman" w:hAnsi="Times New Roman" w:cs="Times New Roman"/>
            <w:sz w:val="24"/>
            <w:szCs w:val="24"/>
          </w:rPr>
          <w:t xml:space="preserve">during the </w:t>
        </w:r>
        <w:r w:rsidR="004E1288" w:rsidRPr="00EC09DA">
          <w:rPr>
            <w:rFonts w:ascii="Times New Roman" w:hAnsi="Times New Roman" w:cs="Times New Roman"/>
            <w:sz w:val="24"/>
            <w:szCs w:val="24"/>
          </w:rPr>
          <w:t xml:space="preserve">warm season </w:t>
        </w:r>
      </w:ins>
      <w:r w:rsidR="00344353">
        <w:rPr>
          <w:rFonts w:ascii="Times New Roman" w:hAnsi="Times New Roman" w:cs="Times New Roman"/>
          <w:sz w:val="24"/>
        </w:rPr>
        <w:t>(Cooley et al. 2019)</w:t>
      </w:r>
      <w:r w:rsidR="007B4EC2" w:rsidRPr="00EC09DA">
        <w:rPr>
          <w:rFonts w:ascii="Times New Roman" w:hAnsi="Times New Roman" w:cs="Times New Roman"/>
          <w:sz w:val="24"/>
          <w:szCs w:val="24"/>
        </w:rPr>
        <w:t>. To redress this gap in knowledge</w:t>
      </w:r>
      <w:ins w:id="175" w:author="Madhusudana Idupulapati" w:date="2020-04-22T09:55:00Z">
        <w:r w:rsidR="008C284E">
          <w:rPr>
            <w:rFonts w:ascii="Times New Roman" w:hAnsi="Times New Roman" w:cs="Times New Roman"/>
            <w:sz w:val="24"/>
            <w:szCs w:val="24"/>
          </w:rPr>
          <w:t>,</w:t>
        </w:r>
      </w:ins>
      <w:r w:rsidR="007B4EC2" w:rsidRPr="00EC09DA">
        <w:rPr>
          <w:rFonts w:ascii="Times New Roman" w:hAnsi="Times New Roman" w:cs="Times New Roman"/>
          <w:sz w:val="24"/>
          <w:szCs w:val="24"/>
        </w:rPr>
        <w:t xml:space="preserve"> we conducted </w:t>
      </w:r>
      <w:r w:rsidR="00D20A43" w:rsidRPr="00EC09DA">
        <w:rPr>
          <w:rFonts w:ascii="Times New Roman" w:hAnsi="Times New Roman" w:cs="Times New Roman"/>
          <w:sz w:val="24"/>
          <w:szCs w:val="24"/>
        </w:rPr>
        <w:t>an</w:t>
      </w:r>
      <w:r w:rsidR="007B4EC2" w:rsidRPr="00EC09DA">
        <w:rPr>
          <w:rFonts w:ascii="Times New Roman" w:hAnsi="Times New Roman" w:cs="Times New Roman"/>
          <w:sz w:val="24"/>
          <w:szCs w:val="24"/>
        </w:rPr>
        <w:t xml:space="preserve"> experiment in a common garden setting under realistic conditions of limited soil fertility </w:t>
      </w:r>
      <w:ins w:id="176" w:author="Madhusudana Idupulapati" w:date="2020-04-22T09:56:00Z">
        <w:del w:id="177" w:author="Lyle" w:date="2020-08-01T14:00:00Z">
          <w:r w:rsidR="008C284E" w:rsidDel="00A90D14">
            <w:rPr>
              <w:rFonts w:ascii="Times New Roman" w:hAnsi="Times New Roman" w:cs="Times New Roman"/>
              <w:sz w:val="24"/>
              <w:szCs w:val="24"/>
            </w:rPr>
            <w:delText xml:space="preserve">with </w:delText>
          </w:r>
        </w:del>
      </w:ins>
      <w:ins w:id="178" w:author="Madhusudana Idupulapati" w:date="2020-04-22T09:57:00Z">
        <w:del w:id="179" w:author="Lyle" w:date="2020-08-01T13:59:00Z">
          <w:r w:rsidR="008C284E" w:rsidDel="00A90D14">
            <w:rPr>
              <w:rFonts w:ascii="Times New Roman" w:hAnsi="Times New Roman" w:cs="Times New Roman"/>
              <w:sz w:val="24"/>
              <w:szCs w:val="24"/>
            </w:rPr>
            <w:delText>two</w:delText>
          </w:r>
        </w:del>
        <w:del w:id="180" w:author="Lyle" w:date="2020-08-01T14:00:00Z">
          <w:r w:rsidR="008C284E" w:rsidDel="00A90D14">
            <w:rPr>
              <w:rFonts w:ascii="Times New Roman" w:hAnsi="Times New Roman" w:cs="Times New Roman"/>
              <w:sz w:val="24"/>
              <w:szCs w:val="24"/>
            </w:rPr>
            <w:delText xml:space="preserve"> main</w:delText>
          </w:r>
        </w:del>
      </w:ins>
      <w:ins w:id="181" w:author="Madhusudana Idupulapati" w:date="2020-04-22T09:56:00Z">
        <w:del w:id="182" w:author="Lyle" w:date="2020-08-01T14:00:00Z">
          <w:r w:rsidR="008C284E" w:rsidDel="00A90D14">
            <w:rPr>
              <w:rFonts w:ascii="Times New Roman" w:hAnsi="Times New Roman" w:cs="Times New Roman"/>
              <w:sz w:val="24"/>
              <w:szCs w:val="24"/>
            </w:rPr>
            <w:delText xml:space="preserve"> objective</w:delText>
          </w:r>
        </w:del>
      </w:ins>
      <w:ins w:id="183" w:author="Madhusudana Idupulapati" w:date="2020-04-22T09:57:00Z">
        <w:del w:id="184" w:author="Lyle" w:date="2020-08-01T14:00:00Z">
          <w:r w:rsidR="008C284E" w:rsidDel="00A90D14">
            <w:rPr>
              <w:rFonts w:ascii="Times New Roman" w:hAnsi="Times New Roman" w:cs="Times New Roman"/>
              <w:sz w:val="24"/>
              <w:szCs w:val="24"/>
            </w:rPr>
            <w:delText>s</w:delText>
          </w:r>
        </w:del>
      </w:ins>
      <w:ins w:id="185" w:author="Lyle" w:date="2020-08-01T14:00:00Z">
        <w:r w:rsidR="00A90D14">
          <w:rPr>
            <w:rFonts w:ascii="Times New Roman" w:hAnsi="Times New Roman" w:cs="Times New Roman"/>
            <w:sz w:val="24"/>
            <w:szCs w:val="24"/>
          </w:rPr>
          <w:t>in an endeavor</w:t>
        </w:r>
      </w:ins>
      <w:ins w:id="186" w:author="Madhusudana Idupulapati" w:date="2020-04-22T09:58:00Z">
        <w:r w:rsidR="008C284E">
          <w:rPr>
            <w:rFonts w:ascii="Times New Roman" w:hAnsi="Times New Roman" w:cs="Times New Roman"/>
            <w:sz w:val="24"/>
            <w:szCs w:val="24"/>
          </w:rPr>
          <w:t xml:space="preserve"> to</w:t>
        </w:r>
      </w:ins>
      <w:ins w:id="187" w:author="Madhusudana Idupulapati" w:date="2020-04-22T09:57:00Z">
        <w:r w:rsidR="008C284E">
          <w:rPr>
            <w:rFonts w:ascii="Times New Roman" w:hAnsi="Times New Roman" w:cs="Times New Roman"/>
            <w:sz w:val="24"/>
            <w:szCs w:val="24"/>
          </w:rPr>
          <w:t xml:space="preserve">: </w:t>
        </w:r>
        <w:del w:id="188" w:author="Lyle" w:date="2020-08-01T14:01:00Z">
          <w:r w:rsidR="008C284E" w:rsidDel="00A90D14">
            <w:rPr>
              <w:rFonts w:ascii="Times New Roman" w:hAnsi="Times New Roman" w:cs="Times New Roman"/>
              <w:sz w:val="24"/>
              <w:szCs w:val="24"/>
            </w:rPr>
            <w:delText>(i)</w:delText>
          </w:r>
        </w:del>
      </w:ins>
      <w:del w:id="189" w:author="Lyle" w:date="2020-08-01T14:01:00Z">
        <w:r w:rsidR="007B4EC2" w:rsidRPr="00EC09DA" w:rsidDel="00A90D14">
          <w:rPr>
            <w:rFonts w:ascii="Times New Roman" w:hAnsi="Times New Roman" w:cs="Times New Roman"/>
            <w:sz w:val="24"/>
            <w:szCs w:val="24"/>
          </w:rPr>
          <w:delText xml:space="preserve">to </w:delText>
        </w:r>
      </w:del>
      <w:r w:rsidR="007B4EC2" w:rsidRPr="00EC09DA">
        <w:rPr>
          <w:rFonts w:ascii="Times New Roman" w:hAnsi="Times New Roman" w:cs="Times New Roman"/>
          <w:sz w:val="24"/>
          <w:szCs w:val="24"/>
        </w:rPr>
        <w:t xml:space="preserve">isolate the </w:t>
      </w:r>
      <w:r w:rsidR="00D20A43" w:rsidRPr="00EC09DA">
        <w:rPr>
          <w:rFonts w:ascii="Times New Roman" w:hAnsi="Times New Roman" w:cs="Times New Roman"/>
          <w:sz w:val="24"/>
          <w:szCs w:val="24"/>
        </w:rPr>
        <w:t>effects</w:t>
      </w:r>
      <w:r w:rsidR="007B4EC2" w:rsidRPr="00EC09DA">
        <w:rPr>
          <w:rFonts w:ascii="Times New Roman" w:hAnsi="Times New Roman" w:cs="Times New Roman"/>
          <w:sz w:val="24"/>
          <w:szCs w:val="24"/>
        </w:rPr>
        <w:t xml:space="preserve"> </w:t>
      </w:r>
      <w:ins w:id="190" w:author="Lyle" w:date="2020-08-01T14:00:00Z">
        <w:r w:rsidR="00A90D14" w:rsidRPr="00EC09DA">
          <w:rPr>
            <w:rFonts w:ascii="Times New Roman" w:hAnsi="Times New Roman" w:cs="Times New Roman"/>
            <w:sz w:val="24"/>
            <w:szCs w:val="24"/>
          </w:rPr>
          <w:t>on below</w:t>
        </w:r>
        <w:r w:rsidR="00A90D14">
          <w:rPr>
            <w:rFonts w:ascii="Times New Roman" w:hAnsi="Times New Roman" w:cs="Times New Roman"/>
            <w:sz w:val="24"/>
            <w:szCs w:val="24"/>
          </w:rPr>
          <w:t>-</w:t>
        </w:r>
        <w:r w:rsidR="00A90D14" w:rsidRPr="00EC09DA">
          <w:rPr>
            <w:rFonts w:ascii="Times New Roman" w:hAnsi="Times New Roman" w:cs="Times New Roman"/>
            <w:sz w:val="24"/>
            <w:szCs w:val="24"/>
          </w:rPr>
          <w:t xml:space="preserve">ground production </w:t>
        </w:r>
      </w:ins>
      <w:r w:rsidR="007B4EC2" w:rsidRPr="00EC09DA">
        <w:rPr>
          <w:rFonts w:ascii="Times New Roman" w:hAnsi="Times New Roman" w:cs="Times New Roman"/>
          <w:sz w:val="24"/>
          <w:szCs w:val="24"/>
        </w:rPr>
        <w:t>of defoliation intensity</w:t>
      </w:r>
      <w:ins w:id="191" w:author="Lyle" w:date="2020-08-05T15:28:00Z">
        <w:r w:rsidR="004E1288">
          <w:rPr>
            <w:rFonts w:ascii="Times New Roman" w:hAnsi="Times New Roman" w:cs="Times New Roman"/>
            <w:sz w:val="24"/>
            <w:szCs w:val="24"/>
          </w:rPr>
          <w:t xml:space="preserve"> and</w:t>
        </w:r>
      </w:ins>
      <w:del w:id="192" w:author="Lyle" w:date="2020-08-05T15:28:00Z">
        <w:r w:rsidR="00BA18EF" w:rsidRPr="00EC09DA" w:rsidDel="004E1288">
          <w:rPr>
            <w:rFonts w:ascii="Times New Roman" w:hAnsi="Times New Roman" w:cs="Times New Roman"/>
            <w:sz w:val="24"/>
            <w:szCs w:val="24"/>
          </w:rPr>
          <w:delText>,</w:delText>
        </w:r>
      </w:del>
      <w:r w:rsidR="00BA18EF" w:rsidRPr="00EC09DA">
        <w:rPr>
          <w:rFonts w:ascii="Times New Roman" w:hAnsi="Times New Roman" w:cs="Times New Roman"/>
          <w:sz w:val="24"/>
          <w:szCs w:val="24"/>
        </w:rPr>
        <w:t xml:space="preserve"> frequency</w:t>
      </w:r>
      <w:r w:rsidR="007B4EC2" w:rsidRPr="00EC09DA">
        <w:rPr>
          <w:rFonts w:ascii="Times New Roman" w:hAnsi="Times New Roman" w:cs="Times New Roman"/>
          <w:sz w:val="24"/>
          <w:szCs w:val="24"/>
        </w:rPr>
        <w:t xml:space="preserve"> </w:t>
      </w:r>
      <w:del w:id="193" w:author="Lyle" w:date="2020-08-05T15:28:00Z">
        <w:r w:rsidR="007B4EC2" w:rsidRPr="00EC09DA" w:rsidDel="004E1288">
          <w:rPr>
            <w:rFonts w:ascii="Times New Roman" w:hAnsi="Times New Roman" w:cs="Times New Roman"/>
            <w:sz w:val="24"/>
            <w:szCs w:val="24"/>
          </w:rPr>
          <w:delText xml:space="preserve">and </w:delText>
        </w:r>
      </w:del>
      <w:ins w:id="194" w:author="Lyle" w:date="2020-08-05T15:28:00Z">
        <w:r w:rsidR="004E1288">
          <w:rPr>
            <w:rFonts w:ascii="Times New Roman" w:hAnsi="Times New Roman" w:cs="Times New Roman"/>
            <w:sz w:val="24"/>
            <w:szCs w:val="24"/>
          </w:rPr>
          <w:t>plus</w:t>
        </w:r>
        <w:r w:rsidR="004E1288" w:rsidRPr="00EC09DA">
          <w:rPr>
            <w:rFonts w:ascii="Times New Roman" w:hAnsi="Times New Roman" w:cs="Times New Roman"/>
            <w:sz w:val="24"/>
            <w:szCs w:val="24"/>
          </w:rPr>
          <w:t xml:space="preserve"> </w:t>
        </w:r>
      </w:ins>
      <w:r w:rsidR="007B4EC2" w:rsidRPr="00EC09DA">
        <w:rPr>
          <w:rFonts w:ascii="Times New Roman" w:hAnsi="Times New Roman" w:cs="Times New Roman"/>
          <w:sz w:val="24"/>
          <w:szCs w:val="24"/>
        </w:rPr>
        <w:t>cultivar</w:t>
      </w:r>
      <w:ins w:id="195" w:author="Lyle" w:date="2020-08-01T14:01:00Z">
        <w:r w:rsidR="00A90D14">
          <w:rPr>
            <w:rFonts w:ascii="Times New Roman" w:hAnsi="Times New Roman" w:cs="Times New Roman"/>
            <w:sz w:val="24"/>
            <w:szCs w:val="24"/>
          </w:rPr>
          <w:t>;</w:t>
        </w:r>
      </w:ins>
      <w:del w:id="196" w:author="Lyle" w:date="2020-08-01T14:00:00Z">
        <w:r w:rsidR="007B4EC2" w:rsidRPr="00EC09DA" w:rsidDel="00A90D14">
          <w:rPr>
            <w:rFonts w:ascii="Times New Roman" w:hAnsi="Times New Roman" w:cs="Times New Roman"/>
            <w:sz w:val="24"/>
            <w:szCs w:val="24"/>
          </w:rPr>
          <w:delText xml:space="preserve"> </w:delText>
        </w:r>
        <w:r w:rsidR="00D20A43" w:rsidRPr="00EC09DA" w:rsidDel="00A90D14">
          <w:rPr>
            <w:rFonts w:ascii="Times New Roman" w:hAnsi="Times New Roman" w:cs="Times New Roman"/>
            <w:sz w:val="24"/>
            <w:szCs w:val="24"/>
          </w:rPr>
          <w:delText>on</w:delText>
        </w:r>
        <w:r w:rsidR="007B4EC2" w:rsidRPr="00EC09DA" w:rsidDel="00A90D14">
          <w:rPr>
            <w:rFonts w:ascii="Times New Roman" w:hAnsi="Times New Roman" w:cs="Times New Roman"/>
            <w:sz w:val="24"/>
            <w:szCs w:val="24"/>
          </w:rPr>
          <w:delText xml:space="preserve"> belowground production</w:delText>
        </w:r>
      </w:del>
      <w:del w:id="197" w:author="Lyle" w:date="2020-08-01T14:01:00Z">
        <w:r w:rsidR="00BA18EF" w:rsidRPr="00EC09DA" w:rsidDel="00A90D14">
          <w:rPr>
            <w:rFonts w:ascii="Times New Roman" w:hAnsi="Times New Roman" w:cs="Times New Roman"/>
            <w:sz w:val="24"/>
            <w:szCs w:val="24"/>
          </w:rPr>
          <w:delText>,</w:delText>
        </w:r>
      </w:del>
      <w:r w:rsidR="00BA18EF" w:rsidRPr="00EC09DA">
        <w:rPr>
          <w:rFonts w:ascii="Times New Roman" w:hAnsi="Times New Roman" w:cs="Times New Roman"/>
          <w:sz w:val="24"/>
          <w:szCs w:val="24"/>
        </w:rPr>
        <w:t xml:space="preserve"> and </w:t>
      </w:r>
      <w:ins w:id="198" w:author="Madhusudana Idupulapati" w:date="2020-04-22T09:58:00Z">
        <w:del w:id="199" w:author="Lyle" w:date="2020-08-01T14:01:00Z">
          <w:r w:rsidR="008C284E" w:rsidDel="00A90D14">
            <w:rPr>
              <w:rFonts w:ascii="Times New Roman" w:hAnsi="Times New Roman" w:cs="Times New Roman"/>
              <w:sz w:val="24"/>
              <w:szCs w:val="24"/>
            </w:rPr>
            <w:delText xml:space="preserve">(ii) </w:delText>
          </w:r>
        </w:del>
      </w:ins>
      <w:del w:id="200" w:author="Lyle" w:date="2020-08-01T14:01:00Z">
        <w:r w:rsidR="00BA18EF" w:rsidRPr="00EC09DA" w:rsidDel="00A90D14">
          <w:rPr>
            <w:rFonts w:ascii="Times New Roman" w:hAnsi="Times New Roman" w:cs="Times New Roman"/>
            <w:sz w:val="24"/>
            <w:szCs w:val="24"/>
          </w:rPr>
          <w:delText xml:space="preserve">to </w:delText>
        </w:r>
      </w:del>
      <w:r w:rsidR="00BA18EF" w:rsidRPr="00EC09DA">
        <w:rPr>
          <w:rFonts w:ascii="Times New Roman" w:hAnsi="Times New Roman" w:cs="Times New Roman"/>
          <w:sz w:val="24"/>
          <w:szCs w:val="24"/>
        </w:rPr>
        <w:t>evaluate the relationship</w:t>
      </w:r>
      <w:ins w:id="201" w:author="Lyle" w:date="2020-08-05T15:29:00Z">
        <w:r w:rsidR="004E1288">
          <w:rPr>
            <w:rFonts w:ascii="Times New Roman" w:hAnsi="Times New Roman" w:cs="Times New Roman"/>
            <w:sz w:val="24"/>
            <w:szCs w:val="24"/>
          </w:rPr>
          <w:t>s</w:t>
        </w:r>
      </w:ins>
      <w:r w:rsidR="00BA18EF" w:rsidRPr="00EC09DA">
        <w:rPr>
          <w:rFonts w:ascii="Times New Roman" w:hAnsi="Times New Roman" w:cs="Times New Roman"/>
          <w:sz w:val="24"/>
          <w:szCs w:val="24"/>
        </w:rPr>
        <w:t xml:space="preserve"> between above</w:t>
      </w:r>
      <w:ins w:id="202" w:author="Lyle" w:date="2020-08-01T14:01:00Z">
        <w:r w:rsidR="00A90D14">
          <w:rPr>
            <w:rFonts w:ascii="Times New Roman" w:hAnsi="Times New Roman" w:cs="Times New Roman"/>
            <w:sz w:val="24"/>
            <w:szCs w:val="24"/>
          </w:rPr>
          <w:t>-</w:t>
        </w:r>
      </w:ins>
      <w:r w:rsidR="00BA18EF" w:rsidRPr="00EC09DA">
        <w:rPr>
          <w:rFonts w:ascii="Times New Roman" w:hAnsi="Times New Roman" w:cs="Times New Roman"/>
          <w:sz w:val="24"/>
          <w:szCs w:val="24"/>
        </w:rPr>
        <w:t>ground and below</w:t>
      </w:r>
      <w:ins w:id="203" w:author="Lyle" w:date="2020-08-01T14:01:00Z">
        <w:r w:rsidR="00A90D14">
          <w:rPr>
            <w:rFonts w:ascii="Times New Roman" w:hAnsi="Times New Roman" w:cs="Times New Roman"/>
            <w:sz w:val="24"/>
            <w:szCs w:val="24"/>
          </w:rPr>
          <w:t>-</w:t>
        </w:r>
      </w:ins>
      <w:r w:rsidR="00BA18EF" w:rsidRPr="00EC09DA">
        <w:rPr>
          <w:rFonts w:ascii="Times New Roman" w:hAnsi="Times New Roman" w:cs="Times New Roman"/>
          <w:sz w:val="24"/>
          <w:szCs w:val="24"/>
        </w:rPr>
        <w:t xml:space="preserve">ground growth. </w:t>
      </w:r>
    </w:p>
    <w:p w14:paraId="21DB1461" w14:textId="04ED5C66" w:rsidR="00AC21D6" w:rsidRPr="00EC09DA" w:rsidRDefault="00AC21D6" w:rsidP="00AC21D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 Consistent with the literature on compensatory growth responses </w:t>
      </w:r>
      <w:del w:id="204" w:author="Lyle" w:date="2020-08-05T15:29:00Z">
        <w:r w:rsidRPr="00EC09DA" w:rsidDel="004E1288">
          <w:rPr>
            <w:rFonts w:ascii="Times New Roman" w:hAnsi="Times New Roman" w:cs="Times New Roman"/>
            <w:sz w:val="24"/>
            <w:szCs w:val="24"/>
          </w:rPr>
          <w:delText xml:space="preserve">from </w:delText>
        </w:r>
      </w:del>
      <w:ins w:id="205" w:author="Lyle" w:date="2020-08-05T15:29:00Z">
        <w:r w:rsidR="004E1288">
          <w:rPr>
            <w:rFonts w:ascii="Times New Roman" w:hAnsi="Times New Roman" w:cs="Times New Roman"/>
            <w:sz w:val="24"/>
            <w:szCs w:val="24"/>
          </w:rPr>
          <w:t>by</w:t>
        </w:r>
        <w:r w:rsidR="004E1288"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natural and planted pastures </w:t>
      </w:r>
      <w:r w:rsidR="00344353">
        <w:rPr>
          <w:rFonts w:ascii="Times New Roman" w:hAnsi="Times New Roman" w:cs="Times New Roman"/>
          <w:sz w:val="24"/>
        </w:rPr>
        <w:t>(</w:t>
      </w:r>
      <w:ins w:id="206" w:author="Lyle" w:date="2020-08-01T14:02:00Z">
        <w:r w:rsidR="00A90D14">
          <w:rPr>
            <w:rFonts w:ascii="Times New Roman" w:hAnsi="Times New Roman" w:cs="Times New Roman"/>
            <w:sz w:val="24"/>
          </w:rPr>
          <w:t xml:space="preserve">Stanley et al. 1977; </w:t>
        </w:r>
      </w:ins>
      <w:r w:rsidR="00344353">
        <w:rPr>
          <w:rFonts w:ascii="Times New Roman" w:hAnsi="Times New Roman" w:cs="Times New Roman"/>
          <w:sz w:val="24"/>
        </w:rPr>
        <w:t>McNaughton 1983</w:t>
      </w:r>
      <w:del w:id="207" w:author="Lyle" w:date="2020-08-01T14:02:00Z">
        <w:r w:rsidR="00344353" w:rsidDel="00A90D14">
          <w:rPr>
            <w:rFonts w:ascii="Times New Roman" w:hAnsi="Times New Roman" w:cs="Times New Roman"/>
            <w:sz w:val="24"/>
          </w:rPr>
          <w:delText xml:space="preserve">, </w:delText>
        </w:r>
      </w:del>
      <w:ins w:id="208" w:author="Lyle" w:date="2020-08-01T14:02:00Z">
        <w:r w:rsidR="00A90D14">
          <w:rPr>
            <w:rFonts w:ascii="Times New Roman" w:hAnsi="Times New Roman" w:cs="Times New Roman"/>
            <w:sz w:val="24"/>
          </w:rPr>
          <w:t xml:space="preserve">; </w:t>
        </w:r>
      </w:ins>
      <w:del w:id="209" w:author="Lyle" w:date="2020-08-01T14:02:00Z">
        <w:r w:rsidR="00344353" w:rsidDel="00A90D14">
          <w:rPr>
            <w:rFonts w:ascii="Times New Roman" w:hAnsi="Times New Roman" w:cs="Times New Roman"/>
            <w:sz w:val="24"/>
          </w:rPr>
          <w:delText xml:space="preserve">Stanley et al. 1977, </w:delText>
        </w:r>
      </w:del>
      <w:r w:rsidR="00344353">
        <w:rPr>
          <w:rFonts w:ascii="Times New Roman" w:hAnsi="Times New Roman" w:cs="Times New Roman"/>
          <w:sz w:val="24"/>
        </w:rPr>
        <w:t>Zhao et al. 2008)</w:t>
      </w:r>
      <w:r w:rsidRPr="00EC09DA">
        <w:rPr>
          <w:rFonts w:ascii="Times New Roman" w:hAnsi="Times New Roman" w:cs="Times New Roman"/>
          <w:sz w:val="24"/>
          <w:szCs w:val="24"/>
        </w:rPr>
        <w:t xml:space="preserve">, </w:t>
      </w:r>
      <w:r w:rsidRPr="00EC09DA">
        <w:rPr>
          <w:rFonts w:ascii="Times New Roman" w:hAnsi="Times New Roman" w:cs="Times New Roman"/>
          <w:sz w:val="24"/>
          <w:szCs w:val="24"/>
        </w:rPr>
        <w:lastRenderedPageBreak/>
        <w:t xml:space="preserve">and </w:t>
      </w:r>
      <w:ins w:id="210" w:author="Madhusudana Idupulapati" w:date="2020-04-22T09:58:00Z">
        <w:r w:rsidR="008C284E">
          <w:rPr>
            <w:rFonts w:ascii="Times New Roman" w:hAnsi="Times New Roman" w:cs="Times New Roman"/>
            <w:sz w:val="24"/>
            <w:szCs w:val="24"/>
          </w:rPr>
          <w:t xml:space="preserve">also with </w:t>
        </w:r>
      </w:ins>
      <w:r w:rsidRPr="00EC09DA">
        <w:rPr>
          <w:rFonts w:ascii="Times New Roman" w:hAnsi="Times New Roman" w:cs="Times New Roman"/>
          <w:sz w:val="24"/>
          <w:szCs w:val="24"/>
        </w:rPr>
        <w:t xml:space="preserve">the literature on genotypic variability (e.g. </w:t>
      </w:r>
      <w:r w:rsidR="00344353">
        <w:rPr>
          <w:rFonts w:ascii="Times New Roman" w:hAnsi="Times New Roman" w:cs="Times New Roman"/>
          <w:sz w:val="24"/>
        </w:rPr>
        <w:t>Dawson et al. 2000</w:t>
      </w:r>
      <w:r w:rsidRPr="00EC09DA">
        <w:rPr>
          <w:rFonts w:ascii="Times New Roman" w:hAnsi="Times New Roman" w:cs="Times New Roman"/>
          <w:sz w:val="24"/>
          <w:szCs w:val="24"/>
        </w:rPr>
        <w:t>)</w:t>
      </w:r>
      <w:ins w:id="211" w:author="Lyle" w:date="2020-08-05T15:29:00Z">
        <w:r w:rsidR="004E1288">
          <w:rPr>
            <w:rFonts w:ascii="Times New Roman" w:hAnsi="Times New Roman" w:cs="Times New Roman"/>
            <w:sz w:val="24"/>
            <w:szCs w:val="24"/>
          </w:rPr>
          <w:t>,</w:t>
        </w:r>
      </w:ins>
      <w:r w:rsidRPr="00EC09DA">
        <w:rPr>
          <w:rFonts w:ascii="Times New Roman" w:hAnsi="Times New Roman" w:cs="Times New Roman"/>
          <w:sz w:val="24"/>
          <w:szCs w:val="24"/>
        </w:rPr>
        <w:t xml:space="preserve"> we hypothesized that:</w:t>
      </w:r>
    </w:p>
    <w:p w14:paraId="6CA99850" w14:textId="36D92DC6" w:rsidR="00AC21D6" w:rsidRPr="00EC09DA" w:rsidRDefault="00AC21D6" w:rsidP="00AC21D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Severe defoliation, applied infrequently, would stimulate increases in above</w:t>
      </w:r>
      <w:ins w:id="212" w:author="Lyle" w:date="2020-08-01T14:02:00Z">
        <w:r w:rsidR="00A90D14">
          <w:rPr>
            <w:rFonts w:ascii="Times New Roman" w:hAnsi="Times New Roman" w:cs="Times New Roman"/>
            <w:sz w:val="24"/>
            <w:szCs w:val="24"/>
          </w:rPr>
          <w:t>-</w:t>
        </w:r>
      </w:ins>
      <w:r w:rsidRPr="00EC09DA">
        <w:rPr>
          <w:rFonts w:ascii="Times New Roman" w:hAnsi="Times New Roman" w:cs="Times New Roman"/>
          <w:sz w:val="24"/>
          <w:szCs w:val="24"/>
        </w:rPr>
        <w:t>ground primary productivity</w:t>
      </w:r>
      <w:r w:rsidR="007B4EC2" w:rsidRPr="00EC09DA">
        <w:rPr>
          <w:rFonts w:ascii="Times New Roman" w:hAnsi="Times New Roman" w:cs="Times New Roman"/>
          <w:sz w:val="24"/>
          <w:szCs w:val="24"/>
        </w:rPr>
        <w:t xml:space="preserve"> (via compensatory response mechanisms)</w:t>
      </w:r>
      <w:r w:rsidRPr="00EC09DA">
        <w:rPr>
          <w:rFonts w:ascii="Times New Roman" w:hAnsi="Times New Roman" w:cs="Times New Roman"/>
          <w:sz w:val="24"/>
          <w:szCs w:val="24"/>
        </w:rPr>
        <w:t xml:space="preserve">, but would have neutral effects on root productivity across all cultivars; </w:t>
      </w:r>
    </w:p>
    <w:p w14:paraId="4145356A" w14:textId="03277B2F" w:rsidR="00AC21D6" w:rsidRPr="00EC09DA" w:rsidRDefault="00AC21D6" w:rsidP="00AC21D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 xml:space="preserve">Severe defoliation, applied frequently, would </w:t>
      </w:r>
      <w:r w:rsidR="007B4EC2" w:rsidRPr="00EC09DA">
        <w:rPr>
          <w:rFonts w:ascii="Times New Roman" w:hAnsi="Times New Roman" w:cs="Times New Roman"/>
          <w:sz w:val="24"/>
          <w:szCs w:val="24"/>
        </w:rPr>
        <w:t>significantly suppress</w:t>
      </w:r>
      <w:r w:rsidRPr="00EC09DA">
        <w:rPr>
          <w:rFonts w:ascii="Times New Roman" w:hAnsi="Times New Roman" w:cs="Times New Roman"/>
          <w:sz w:val="24"/>
          <w:szCs w:val="24"/>
        </w:rPr>
        <w:t xml:space="preserve"> root production across all cultivars</w:t>
      </w:r>
      <w:r w:rsidR="007B4EC2" w:rsidRPr="00EC09DA">
        <w:rPr>
          <w:rFonts w:ascii="Times New Roman" w:hAnsi="Times New Roman" w:cs="Times New Roman"/>
          <w:sz w:val="24"/>
          <w:szCs w:val="24"/>
        </w:rPr>
        <w:t xml:space="preserve"> as a consequence of </w:t>
      </w:r>
      <w:r w:rsidR="00D20A43" w:rsidRPr="00EC09DA">
        <w:rPr>
          <w:rFonts w:ascii="Times New Roman" w:hAnsi="Times New Roman" w:cs="Times New Roman"/>
          <w:sz w:val="24"/>
          <w:szCs w:val="24"/>
        </w:rPr>
        <w:t>plant requirements</w:t>
      </w:r>
      <w:r w:rsidR="007B4EC2" w:rsidRPr="00EC09DA">
        <w:rPr>
          <w:rFonts w:ascii="Times New Roman" w:hAnsi="Times New Roman" w:cs="Times New Roman"/>
          <w:sz w:val="24"/>
          <w:szCs w:val="24"/>
        </w:rPr>
        <w:t xml:space="preserve"> to </w:t>
      </w:r>
      <w:commentRangeStart w:id="213"/>
      <w:r w:rsidR="007B4EC2" w:rsidRPr="00EC09DA">
        <w:rPr>
          <w:rFonts w:ascii="Times New Roman" w:hAnsi="Times New Roman" w:cs="Times New Roman"/>
          <w:sz w:val="24"/>
          <w:szCs w:val="24"/>
        </w:rPr>
        <w:t xml:space="preserve">prioritize </w:t>
      </w:r>
      <w:proofErr w:type="spellStart"/>
      <w:r w:rsidR="007B4EC2" w:rsidRPr="00EC09DA">
        <w:rPr>
          <w:rFonts w:ascii="Times New Roman" w:hAnsi="Times New Roman" w:cs="Times New Roman"/>
          <w:sz w:val="24"/>
          <w:szCs w:val="24"/>
        </w:rPr>
        <w:t>photosynthate</w:t>
      </w:r>
      <w:proofErr w:type="spellEnd"/>
      <w:r w:rsidR="007B4EC2" w:rsidRPr="00EC09DA">
        <w:rPr>
          <w:rFonts w:ascii="Times New Roman" w:hAnsi="Times New Roman" w:cs="Times New Roman"/>
          <w:sz w:val="24"/>
          <w:szCs w:val="24"/>
        </w:rPr>
        <w:t xml:space="preserve"> allocation to </w:t>
      </w:r>
      <w:proofErr w:type="spellStart"/>
      <w:r w:rsidR="007B4EC2" w:rsidRPr="00EC09DA">
        <w:rPr>
          <w:rFonts w:ascii="Times New Roman" w:hAnsi="Times New Roman" w:cs="Times New Roman"/>
          <w:sz w:val="24"/>
          <w:szCs w:val="24"/>
        </w:rPr>
        <w:t>regrowing</w:t>
      </w:r>
      <w:proofErr w:type="spellEnd"/>
      <w:r w:rsidR="007B4EC2" w:rsidRPr="00EC09DA">
        <w:rPr>
          <w:rFonts w:ascii="Times New Roman" w:hAnsi="Times New Roman" w:cs="Times New Roman"/>
          <w:sz w:val="24"/>
          <w:szCs w:val="24"/>
        </w:rPr>
        <w:t xml:space="preserve"> shoots</w:t>
      </w:r>
      <w:commentRangeEnd w:id="213"/>
      <w:r w:rsidR="004E1288">
        <w:rPr>
          <w:rStyle w:val="CommentReference"/>
          <w:rFonts w:asciiTheme="minorHAnsi" w:eastAsiaTheme="minorHAnsi" w:hAnsiTheme="minorHAnsi" w:cstheme="minorBidi"/>
        </w:rPr>
        <w:commentReference w:id="213"/>
      </w:r>
      <w:r w:rsidRPr="00EC09DA">
        <w:rPr>
          <w:rFonts w:ascii="Times New Roman" w:hAnsi="Times New Roman" w:cs="Times New Roman"/>
          <w:sz w:val="24"/>
          <w:szCs w:val="24"/>
        </w:rPr>
        <w:t>;</w:t>
      </w:r>
    </w:p>
    <w:p w14:paraId="171F0332" w14:textId="06FBF14B" w:rsidR="00AC21D6" w:rsidRPr="00EC09DA" w:rsidRDefault="00AC21D6" w:rsidP="00AC21D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Widely</w:t>
      </w:r>
      <w:ins w:id="214" w:author="Lyle" w:date="2020-08-05T15:31:00Z">
        <w:r w:rsidR="004E1288">
          <w:rPr>
            <w:rFonts w:ascii="Times New Roman" w:hAnsi="Times New Roman" w:cs="Times New Roman"/>
            <w:sz w:val="24"/>
            <w:szCs w:val="24"/>
          </w:rPr>
          <w:t>-</w:t>
        </w:r>
      </w:ins>
      <w:del w:id="215" w:author="Lyle" w:date="2020-08-05T15:31:00Z">
        <w:r w:rsidRPr="00EC09DA" w:rsidDel="004E1288">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naturalized, </w:t>
      </w:r>
      <w:del w:id="216" w:author="Lyle" w:date="2020-08-05T15:31:00Z">
        <w:r w:rsidRPr="00EC09DA" w:rsidDel="004E1288">
          <w:rPr>
            <w:rFonts w:ascii="Times New Roman" w:hAnsi="Times New Roman" w:cs="Times New Roman"/>
            <w:sz w:val="24"/>
            <w:szCs w:val="24"/>
          </w:rPr>
          <w:delText xml:space="preserve">decumbent </w:delText>
        </w:r>
      </w:del>
      <w:ins w:id="217" w:author="Lyle" w:date="2020-08-05T15:31:00Z">
        <w:r w:rsidR="004E1288">
          <w:rPr>
            <w:rFonts w:ascii="Times New Roman" w:hAnsi="Times New Roman" w:cs="Times New Roman"/>
            <w:sz w:val="24"/>
            <w:szCs w:val="24"/>
          </w:rPr>
          <w:t>prostrate</w:t>
        </w:r>
        <w:r w:rsidR="004E1288"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cultivars would show proportionally greater reductions in root production under severe defoliation </w:t>
      </w:r>
      <w:del w:id="218" w:author="Lyle" w:date="2020-08-05T15:32:00Z">
        <w:r w:rsidRPr="00EC09DA" w:rsidDel="004E1288">
          <w:rPr>
            <w:rFonts w:ascii="Times New Roman" w:hAnsi="Times New Roman" w:cs="Times New Roman"/>
            <w:sz w:val="24"/>
            <w:szCs w:val="24"/>
          </w:rPr>
          <w:delText xml:space="preserve">compared </w:delText>
        </w:r>
      </w:del>
      <w:proofErr w:type="spellStart"/>
      <w:ins w:id="219" w:author="Lyle" w:date="2020-08-05T15:32:00Z">
        <w:r w:rsidR="004E1288">
          <w:rPr>
            <w:rFonts w:ascii="Times New Roman" w:hAnsi="Times New Roman" w:cs="Times New Roman"/>
            <w:sz w:val="24"/>
            <w:szCs w:val="24"/>
          </w:rPr>
          <w:t>than</w:t>
        </w:r>
      </w:ins>
      <w:del w:id="220" w:author="Lyle" w:date="2020-08-01T14:04:00Z">
        <w:r w:rsidRPr="00EC09DA" w:rsidDel="00A90D14">
          <w:rPr>
            <w:rFonts w:ascii="Times New Roman" w:hAnsi="Times New Roman" w:cs="Times New Roman"/>
            <w:sz w:val="24"/>
            <w:szCs w:val="24"/>
          </w:rPr>
          <w:delText xml:space="preserve">to </w:delText>
        </w:r>
      </w:del>
      <w:r w:rsidRPr="00EC09DA">
        <w:rPr>
          <w:rFonts w:ascii="Times New Roman" w:hAnsi="Times New Roman" w:cs="Times New Roman"/>
          <w:sz w:val="24"/>
          <w:szCs w:val="24"/>
        </w:rPr>
        <w:t>the</w:t>
      </w:r>
      <w:proofErr w:type="spellEnd"/>
      <w:r w:rsidRPr="00EC09DA">
        <w:rPr>
          <w:rFonts w:ascii="Times New Roman" w:hAnsi="Times New Roman" w:cs="Times New Roman"/>
          <w:sz w:val="24"/>
          <w:szCs w:val="24"/>
        </w:rPr>
        <w:t xml:space="preserve"> more upright cultivars, reflecting a beneficial adaptation for increased </w:t>
      </w:r>
      <w:ins w:id="221" w:author="Lyle" w:date="2020-08-01T14:07:00Z">
        <w:r w:rsidR="00A90D14" w:rsidRPr="00EC09DA">
          <w:rPr>
            <w:rFonts w:ascii="Times New Roman" w:hAnsi="Times New Roman" w:cs="Times New Roman"/>
            <w:sz w:val="24"/>
            <w:szCs w:val="24"/>
          </w:rPr>
          <w:t xml:space="preserve">allocation </w:t>
        </w:r>
        <w:r w:rsidR="00A90D14">
          <w:rPr>
            <w:rFonts w:ascii="Times New Roman" w:hAnsi="Times New Roman" w:cs="Times New Roman"/>
            <w:sz w:val="24"/>
            <w:szCs w:val="24"/>
          </w:rPr>
          <w:t xml:space="preserve">to </w:t>
        </w:r>
      </w:ins>
      <w:r w:rsidRPr="00EC09DA">
        <w:rPr>
          <w:rFonts w:ascii="Times New Roman" w:hAnsi="Times New Roman" w:cs="Times New Roman"/>
          <w:sz w:val="24"/>
          <w:szCs w:val="24"/>
        </w:rPr>
        <w:t>shoot</w:t>
      </w:r>
      <w:ins w:id="222" w:author="Lyle" w:date="2020-08-01T14:07:00Z">
        <w:r w:rsidR="00A90D14">
          <w:rPr>
            <w:rFonts w:ascii="Times New Roman" w:hAnsi="Times New Roman" w:cs="Times New Roman"/>
            <w:sz w:val="24"/>
            <w:szCs w:val="24"/>
          </w:rPr>
          <w:t>s</w:t>
        </w:r>
      </w:ins>
      <w:r w:rsidRPr="00EC09DA">
        <w:rPr>
          <w:rFonts w:ascii="Times New Roman" w:hAnsi="Times New Roman" w:cs="Times New Roman"/>
          <w:sz w:val="24"/>
          <w:szCs w:val="24"/>
        </w:rPr>
        <w:t xml:space="preserve"> </w:t>
      </w:r>
      <w:del w:id="223" w:author="Lyle" w:date="2020-08-01T14:07:00Z">
        <w:r w:rsidRPr="00EC09DA" w:rsidDel="00A90D14">
          <w:rPr>
            <w:rFonts w:ascii="Times New Roman" w:hAnsi="Times New Roman" w:cs="Times New Roman"/>
            <w:sz w:val="24"/>
            <w:szCs w:val="24"/>
          </w:rPr>
          <w:delText xml:space="preserve">allocation </w:delText>
        </w:r>
      </w:del>
      <w:r w:rsidRPr="00EC09DA">
        <w:rPr>
          <w:rFonts w:ascii="Times New Roman" w:hAnsi="Times New Roman" w:cs="Times New Roman"/>
          <w:sz w:val="24"/>
          <w:szCs w:val="24"/>
        </w:rPr>
        <w:t>following severe defoliation events; and</w:t>
      </w:r>
    </w:p>
    <w:p w14:paraId="1BCA46EB" w14:textId="58815C01" w:rsidR="00AC21D6" w:rsidRPr="00EC09DA" w:rsidRDefault="00AC21D6" w:rsidP="00AC21D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Despite alterations to below</w:t>
      </w:r>
      <w:ins w:id="224" w:author="Lyle" w:date="2020-08-01T14:07:00Z">
        <w:r w:rsidR="00A90D14">
          <w:rPr>
            <w:rFonts w:ascii="Times New Roman" w:hAnsi="Times New Roman" w:cs="Times New Roman"/>
            <w:sz w:val="24"/>
            <w:szCs w:val="24"/>
          </w:rPr>
          <w:t>-</w:t>
        </w:r>
      </w:ins>
      <w:r w:rsidRPr="00EC09DA">
        <w:rPr>
          <w:rFonts w:ascii="Times New Roman" w:hAnsi="Times New Roman" w:cs="Times New Roman"/>
          <w:sz w:val="24"/>
          <w:szCs w:val="24"/>
        </w:rPr>
        <w:t xml:space="preserve">ground </w:t>
      </w:r>
      <w:ins w:id="225" w:author="Madhusudana Idupulapati" w:date="2020-04-22T10:01:00Z">
        <w:r w:rsidR="008C284E">
          <w:rPr>
            <w:rFonts w:ascii="Times New Roman" w:hAnsi="Times New Roman" w:cs="Times New Roman"/>
            <w:sz w:val="24"/>
            <w:szCs w:val="24"/>
          </w:rPr>
          <w:t>biomass</w:t>
        </w:r>
      </w:ins>
      <w:ins w:id="226" w:author="Lyle" w:date="2020-08-01T14:07:00Z">
        <w:r w:rsidR="00A90D14">
          <w:rPr>
            <w:rFonts w:ascii="Times New Roman" w:hAnsi="Times New Roman" w:cs="Times New Roman"/>
            <w:sz w:val="24"/>
            <w:szCs w:val="24"/>
          </w:rPr>
          <w:t>,</w:t>
        </w:r>
      </w:ins>
      <w:ins w:id="227" w:author="Madhusudana Idupulapati" w:date="2020-04-22T10:01:00Z">
        <w:r w:rsidR="008C284E">
          <w:rPr>
            <w:rFonts w:ascii="Times New Roman" w:hAnsi="Times New Roman" w:cs="Times New Roman"/>
            <w:sz w:val="24"/>
            <w:szCs w:val="24"/>
          </w:rPr>
          <w:t xml:space="preserve"> </w:t>
        </w:r>
      </w:ins>
      <w:r w:rsidRPr="00EC09DA">
        <w:rPr>
          <w:rFonts w:ascii="Times New Roman" w:hAnsi="Times New Roman" w:cs="Times New Roman"/>
          <w:sz w:val="24"/>
          <w:szCs w:val="24"/>
        </w:rPr>
        <w:t>allocation on the basis of cultivar and defoliation treatment, shoot production and root production would positively correlate at the plot level</w:t>
      </w:r>
      <w:ins w:id="228" w:author="Lyle" w:date="2020-08-05T15:33:00Z">
        <w:r w:rsidR="004E1288">
          <w:rPr>
            <w:rFonts w:ascii="Times New Roman" w:hAnsi="Times New Roman" w:cs="Times New Roman"/>
            <w:sz w:val="24"/>
            <w:szCs w:val="24"/>
          </w:rPr>
          <w:t>,</w:t>
        </w:r>
      </w:ins>
      <w:r w:rsidRPr="00EC09DA">
        <w:rPr>
          <w:rFonts w:ascii="Times New Roman" w:hAnsi="Times New Roman" w:cs="Times New Roman"/>
          <w:sz w:val="24"/>
          <w:szCs w:val="24"/>
        </w:rPr>
        <w:t xml:space="preserve"> reflecting variations in underlying soil factors determining total productivity.  </w:t>
      </w:r>
    </w:p>
    <w:p w14:paraId="720C19CA" w14:textId="77777777" w:rsidR="00B9190B" w:rsidRPr="00EC09DA" w:rsidRDefault="00B9190B">
      <w:pPr>
        <w:pStyle w:val="Normal1"/>
        <w:contextualSpacing w:val="0"/>
        <w:rPr>
          <w:rFonts w:ascii="Times New Roman" w:hAnsi="Times New Roman" w:cs="Times New Roman"/>
          <w:b/>
          <w:sz w:val="24"/>
          <w:szCs w:val="24"/>
        </w:rPr>
      </w:pPr>
    </w:p>
    <w:p w14:paraId="4BA28E40" w14:textId="412C1E40" w:rsidR="00B9190B" w:rsidRPr="00EC09DA" w:rsidRDefault="00D94FB8">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M</w:t>
      </w:r>
      <w:r w:rsidR="00B45195" w:rsidRPr="00EC09DA">
        <w:rPr>
          <w:rFonts w:ascii="Times New Roman" w:hAnsi="Times New Roman" w:cs="Times New Roman"/>
          <w:b/>
          <w:sz w:val="24"/>
          <w:szCs w:val="24"/>
        </w:rPr>
        <w:t xml:space="preserve">aterials </w:t>
      </w:r>
      <w:r w:rsidR="00236EE3">
        <w:rPr>
          <w:rFonts w:ascii="Times New Roman" w:hAnsi="Times New Roman" w:cs="Times New Roman"/>
          <w:b/>
          <w:sz w:val="24"/>
          <w:szCs w:val="24"/>
        </w:rPr>
        <w:t>and</w:t>
      </w:r>
      <w:r w:rsidR="00B45195" w:rsidRPr="00EC09DA">
        <w:rPr>
          <w:rFonts w:ascii="Times New Roman" w:hAnsi="Times New Roman" w:cs="Times New Roman"/>
          <w:b/>
          <w:sz w:val="24"/>
          <w:szCs w:val="24"/>
        </w:rPr>
        <w:t xml:space="preserve"> Methods</w:t>
      </w:r>
    </w:p>
    <w:p w14:paraId="39B9898E" w14:textId="77777777" w:rsidR="00B9190B" w:rsidRPr="00EC09DA" w:rsidRDefault="00B9190B">
      <w:pPr>
        <w:pStyle w:val="Normal1"/>
        <w:contextualSpacing w:val="0"/>
        <w:rPr>
          <w:rFonts w:ascii="Times New Roman" w:hAnsi="Times New Roman" w:cs="Times New Roman"/>
          <w:b/>
          <w:sz w:val="24"/>
          <w:szCs w:val="24"/>
        </w:rPr>
      </w:pPr>
    </w:p>
    <w:p w14:paraId="4F1C2890" w14:textId="439A1D7E" w:rsidR="00B9190B" w:rsidRPr="00EC09DA" w:rsidRDefault="00B9190B">
      <w:pPr>
        <w:spacing w:line="480" w:lineRule="auto"/>
        <w:rPr>
          <w:rFonts w:ascii="Times New Roman" w:hAnsi="Times New Roman" w:cs="Times New Roman"/>
          <w:sz w:val="24"/>
          <w:szCs w:val="24"/>
        </w:rPr>
        <w:pPrChange w:id="229" w:author="Lyle" w:date="2020-08-01T14:33:00Z">
          <w:pPr>
            <w:spacing w:line="480" w:lineRule="auto"/>
            <w:ind w:firstLine="720"/>
          </w:pPr>
        </w:pPrChange>
      </w:pPr>
      <w:r w:rsidRPr="00EC09DA">
        <w:rPr>
          <w:rFonts w:ascii="Times New Roman" w:hAnsi="Times New Roman" w:cs="Times New Roman"/>
          <w:sz w:val="24"/>
          <w:szCs w:val="24"/>
        </w:rPr>
        <w:t>To evaluate the independent and potential interactive effects of defoliation intensity and plant</w:t>
      </w:r>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cultivar on root production, we established </w:t>
      </w:r>
      <w:r w:rsidR="00E24E18">
        <w:rPr>
          <w:rFonts w:ascii="Times New Roman" w:hAnsi="Times New Roman" w:cs="Times New Roman"/>
          <w:sz w:val="24"/>
          <w:szCs w:val="24"/>
        </w:rPr>
        <w:t>thirty-two</w:t>
      </w:r>
      <w:r w:rsidRPr="00EC09DA">
        <w:rPr>
          <w:rFonts w:ascii="Times New Roman" w:hAnsi="Times New Roman" w:cs="Times New Roman"/>
          <w:sz w:val="24"/>
          <w:szCs w:val="24"/>
        </w:rPr>
        <w:t xml:space="preserve"> 3 m </w:t>
      </w:r>
      <w:r w:rsidR="00236EE3" w:rsidRPr="00236EE3">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7 m experimental plots at the University of Florida Range Cattle Research and Education Center, Ona, FL (27°26’ N, 82°55’W) in 2009. The soils were uniform and classified as Pomona fine sand (sandy, siliceous, </w:t>
      </w:r>
      <w:proofErr w:type="spellStart"/>
      <w:r w:rsidRPr="00EC09DA">
        <w:rPr>
          <w:rFonts w:ascii="Times New Roman" w:hAnsi="Times New Roman" w:cs="Times New Roman"/>
          <w:sz w:val="24"/>
          <w:szCs w:val="24"/>
        </w:rPr>
        <w:t>hyperthermic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Ultic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Alaquod</w:t>
      </w:r>
      <w:proofErr w:type="spellEnd"/>
      <w:r w:rsidRPr="00EC09DA">
        <w:rPr>
          <w:rFonts w:ascii="Times New Roman" w:hAnsi="Times New Roman" w:cs="Times New Roman"/>
          <w:sz w:val="24"/>
          <w:szCs w:val="24"/>
        </w:rPr>
        <w:t xml:space="preserve">). First, we seeded plots with </w:t>
      </w:r>
      <w:del w:id="230" w:author="Lyle" w:date="2020-08-01T14:34:00Z">
        <w:r w:rsidRPr="00EC09DA" w:rsidDel="00BF4863">
          <w:rPr>
            <w:rFonts w:ascii="Times New Roman" w:hAnsi="Times New Roman" w:cs="Times New Roman"/>
            <w:sz w:val="24"/>
            <w:szCs w:val="24"/>
          </w:rPr>
          <w:delText xml:space="preserve">one </w:delText>
        </w:r>
      </w:del>
      <w:ins w:id="231" w:author="Lyle" w:date="2020-08-01T14:34:00Z">
        <w:r w:rsidR="00BF4863">
          <w:rPr>
            <w:rFonts w:ascii="Times New Roman" w:hAnsi="Times New Roman" w:cs="Times New Roman"/>
            <w:sz w:val="24"/>
            <w:szCs w:val="24"/>
          </w:rPr>
          <w:t>1</w:t>
        </w:r>
        <w:r w:rsidR="00BF4863"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of </w:t>
      </w:r>
      <w:del w:id="232" w:author="Lyle" w:date="2020-08-01T14:34:00Z">
        <w:r w:rsidRPr="00EC09DA" w:rsidDel="00BF4863">
          <w:rPr>
            <w:rFonts w:ascii="Times New Roman" w:hAnsi="Times New Roman" w:cs="Times New Roman"/>
            <w:sz w:val="24"/>
            <w:szCs w:val="24"/>
          </w:rPr>
          <w:delText xml:space="preserve">four </w:delText>
        </w:r>
      </w:del>
      <w:ins w:id="233" w:author="Lyle" w:date="2020-08-01T14:34:00Z">
        <w:r w:rsidR="00BF4863">
          <w:rPr>
            <w:rFonts w:ascii="Times New Roman" w:hAnsi="Times New Roman" w:cs="Times New Roman"/>
            <w:sz w:val="24"/>
            <w:szCs w:val="24"/>
          </w:rPr>
          <w:t>4</w:t>
        </w:r>
        <w:r w:rsidR="00BF4863" w:rsidRPr="00EC09DA">
          <w:rPr>
            <w:rFonts w:ascii="Times New Roman" w:hAnsi="Times New Roman" w:cs="Times New Roman"/>
            <w:sz w:val="24"/>
            <w:szCs w:val="24"/>
          </w:rPr>
          <w:t xml:space="preserve"> </w:t>
        </w:r>
      </w:ins>
      <w:proofErr w:type="spellStart"/>
      <w:r w:rsidR="00BD45EE" w:rsidRPr="00EC09DA">
        <w:rPr>
          <w:rFonts w:ascii="Times New Roman" w:hAnsi="Times New Roman" w:cs="Times New Roman"/>
          <w:sz w:val="24"/>
          <w:szCs w:val="24"/>
        </w:rPr>
        <w:t>bahiagrass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cultivars (Argentine, Pensacola, Tifton-9</w:t>
      </w:r>
      <w:del w:id="234" w:author="Lyle" w:date="2020-08-01T14:34:00Z">
        <w:r w:rsidRPr="00EC09DA" w:rsidDel="00BF4863">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UF-Riata). </w:t>
      </w:r>
      <w:proofErr w:type="spellStart"/>
      <w:r w:rsidR="00BD45EE" w:rsidRPr="00EC09DA">
        <w:rPr>
          <w:rFonts w:ascii="Times New Roman" w:hAnsi="Times New Roman" w:cs="Times New Roman"/>
          <w:sz w:val="24"/>
          <w:szCs w:val="24"/>
        </w:rPr>
        <w:t>Bahiagrass</w:t>
      </w:r>
      <w:proofErr w:type="spellEnd"/>
      <w:ins w:id="235" w:author="Lyle" w:date="2020-08-01T14:34:00Z">
        <w:r w:rsidR="00BF4863">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is a perennial C4 pasture grass with </w:t>
      </w:r>
      <w:r w:rsidRPr="00EC09DA">
        <w:rPr>
          <w:rFonts w:ascii="Times New Roman" w:hAnsi="Times New Roman" w:cs="Times New Roman"/>
          <w:sz w:val="24"/>
          <w:szCs w:val="24"/>
        </w:rPr>
        <w:lastRenderedPageBreak/>
        <w:t xml:space="preserve">improved germplasm that was introduced to Florida in the 1920s from South America and constitutes the primary forage for the Florida cow-calf industry </w:t>
      </w:r>
      <w:r w:rsidR="00344353">
        <w:rPr>
          <w:rFonts w:ascii="Times New Roman" w:hAnsi="Times New Roman" w:cs="Times New Roman"/>
          <w:sz w:val="24"/>
        </w:rPr>
        <w:t>(Silveira et al. 2011)</w:t>
      </w:r>
      <w:r w:rsidRPr="00EC09DA">
        <w:rPr>
          <w:rFonts w:ascii="Times New Roman" w:hAnsi="Times New Roman" w:cs="Times New Roman"/>
          <w:sz w:val="24"/>
          <w:szCs w:val="24"/>
        </w:rPr>
        <w:t xml:space="preserve">. </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Argentine</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 xml:space="preserve"> and </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Pensacola</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 xml:space="preserve"> are widely-distributed, naturalized cultivars in the state of Florida with a </w:t>
      </w:r>
      <w:del w:id="236" w:author="Lyle" w:date="2020-08-05T15:36:00Z">
        <w:r w:rsidRPr="00EC09DA" w:rsidDel="004E1288">
          <w:rPr>
            <w:rFonts w:ascii="Times New Roman" w:hAnsi="Times New Roman" w:cs="Times New Roman"/>
            <w:sz w:val="24"/>
            <w:szCs w:val="24"/>
          </w:rPr>
          <w:delText xml:space="preserve">decumbent </w:delText>
        </w:r>
      </w:del>
      <w:ins w:id="237" w:author="Lyle" w:date="2020-08-05T15:36:00Z">
        <w:r w:rsidR="004E1288">
          <w:rPr>
            <w:rFonts w:ascii="Times New Roman" w:hAnsi="Times New Roman" w:cs="Times New Roman"/>
            <w:sz w:val="24"/>
            <w:szCs w:val="24"/>
          </w:rPr>
          <w:t>prostrate</w:t>
        </w:r>
        <w:r w:rsidR="004E1288"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growth habit, whereas </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Tifton-9</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 xml:space="preserve"> and </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UF-Riata</w:t>
      </w:r>
      <w:r w:rsidR="00BD45EE" w:rsidRPr="00EC09DA">
        <w:rPr>
          <w:rFonts w:ascii="Times New Roman" w:hAnsi="Times New Roman" w:cs="Times New Roman"/>
          <w:sz w:val="24"/>
          <w:szCs w:val="24"/>
        </w:rPr>
        <w:t>’</w:t>
      </w:r>
      <w:r w:rsidRPr="00EC09DA">
        <w:rPr>
          <w:rFonts w:ascii="Times New Roman" w:hAnsi="Times New Roman" w:cs="Times New Roman"/>
          <w:sz w:val="24"/>
          <w:szCs w:val="24"/>
        </w:rPr>
        <w:t xml:space="preserve"> are recently-released cultivars selected for improved agronomic characteristics</w:t>
      </w:r>
      <w:ins w:id="238" w:author="Lyle" w:date="2020-08-01T14:35:00Z">
        <w:r w:rsidR="00BF4863">
          <w:rPr>
            <w:rFonts w:ascii="Times New Roman" w:hAnsi="Times New Roman" w:cs="Times New Roman"/>
            <w:sz w:val="24"/>
            <w:szCs w:val="24"/>
          </w:rPr>
          <w:t>,</w:t>
        </w:r>
      </w:ins>
      <w:r w:rsidRPr="00EC09DA">
        <w:rPr>
          <w:rFonts w:ascii="Times New Roman" w:hAnsi="Times New Roman" w:cs="Times New Roman"/>
          <w:sz w:val="24"/>
          <w:szCs w:val="24"/>
        </w:rPr>
        <w:t xml:space="preserve"> including more upright growth habit</w:t>
      </w:r>
      <w:del w:id="239" w:author="Lyle" w:date="2020-08-01T14:35:00Z">
        <w:r w:rsidRPr="00EC09DA" w:rsidDel="00BF4863">
          <w:rPr>
            <w:rFonts w:ascii="Times New Roman" w:hAnsi="Times New Roman" w:cs="Times New Roman"/>
            <w:sz w:val="24"/>
            <w:szCs w:val="24"/>
          </w:rPr>
          <w:delText>s</w:delText>
        </w:r>
      </w:del>
      <w:r w:rsidRPr="00EC09DA">
        <w:rPr>
          <w:rFonts w:ascii="Times New Roman" w:hAnsi="Times New Roman" w:cs="Times New Roman"/>
          <w:sz w:val="24"/>
          <w:szCs w:val="24"/>
        </w:rPr>
        <w:t xml:space="preserve"> and less </w:t>
      </w:r>
      <w:ins w:id="240" w:author="Lyle" w:date="2020-08-05T15:36:00Z">
        <w:r w:rsidR="004E1288" w:rsidRPr="00EC09DA">
          <w:rPr>
            <w:rFonts w:ascii="Times New Roman" w:hAnsi="Times New Roman" w:cs="Times New Roman"/>
            <w:sz w:val="24"/>
            <w:szCs w:val="24"/>
          </w:rPr>
          <w:t xml:space="preserve">sensitivity </w:t>
        </w:r>
        <w:r w:rsidR="004E1288">
          <w:rPr>
            <w:rFonts w:ascii="Times New Roman" w:hAnsi="Times New Roman" w:cs="Times New Roman"/>
            <w:sz w:val="24"/>
            <w:szCs w:val="24"/>
          </w:rPr>
          <w:t xml:space="preserve">to </w:t>
        </w:r>
      </w:ins>
      <w:r w:rsidRPr="00EC09DA">
        <w:rPr>
          <w:rFonts w:ascii="Times New Roman" w:hAnsi="Times New Roman" w:cs="Times New Roman"/>
          <w:sz w:val="24"/>
          <w:szCs w:val="24"/>
        </w:rPr>
        <w:t xml:space="preserve">photoperiod </w:t>
      </w:r>
      <w:del w:id="241" w:author="Lyle" w:date="2020-08-05T15:36:00Z">
        <w:r w:rsidRPr="00EC09DA" w:rsidDel="004E1288">
          <w:rPr>
            <w:rFonts w:ascii="Times New Roman" w:hAnsi="Times New Roman" w:cs="Times New Roman"/>
            <w:sz w:val="24"/>
            <w:szCs w:val="24"/>
          </w:rPr>
          <w:delText xml:space="preserve">sensitivity </w:delText>
        </w:r>
      </w:del>
      <w:r w:rsidR="00344353">
        <w:rPr>
          <w:rFonts w:ascii="Times New Roman" w:hAnsi="Times New Roman" w:cs="Times New Roman"/>
          <w:sz w:val="24"/>
        </w:rPr>
        <w:t>(</w:t>
      </w:r>
      <w:proofErr w:type="spellStart"/>
      <w:r w:rsidR="00344353">
        <w:rPr>
          <w:rFonts w:ascii="Times New Roman" w:hAnsi="Times New Roman" w:cs="Times New Roman"/>
          <w:sz w:val="24"/>
        </w:rPr>
        <w:t>Interrante</w:t>
      </w:r>
      <w:proofErr w:type="spellEnd"/>
      <w:r w:rsidR="00344353">
        <w:rPr>
          <w:rFonts w:ascii="Times New Roman" w:hAnsi="Times New Roman" w:cs="Times New Roman"/>
          <w:sz w:val="24"/>
        </w:rPr>
        <w:t xml:space="preserve"> et al. 2009</w:t>
      </w:r>
      <w:del w:id="242" w:author="Lyle" w:date="2020-08-01T14:35:00Z">
        <w:r w:rsidR="00344353" w:rsidDel="00BF4863">
          <w:rPr>
            <w:rFonts w:ascii="Times New Roman" w:hAnsi="Times New Roman" w:cs="Times New Roman"/>
            <w:sz w:val="24"/>
          </w:rPr>
          <w:delText xml:space="preserve">, </w:delText>
        </w:r>
      </w:del>
      <w:ins w:id="243" w:author="Lyle" w:date="2020-08-01T14:35:00Z">
        <w:r w:rsidR="00BF4863">
          <w:rPr>
            <w:rFonts w:ascii="Times New Roman" w:hAnsi="Times New Roman" w:cs="Times New Roman"/>
            <w:sz w:val="24"/>
          </w:rPr>
          <w:t xml:space="preserve">; </w:t>
        </w:r>
      </w:ins>
      <w:r w:rsidR="00344353">
        <w:rPr>
          <w:rFonts w:ascii="Times New Roman" w:hAnsi="Times New Roman" w:cs="Times New Roman"/>
          <w:sz w:val="24"/>
        </w:rPr>
        <w:t>Vendramini et al. 2013)</w:t>
      </w:r>
      <w:r w:rsidRPr="00EC09DA">
        <w:rPr>
          <w:rFonts w:ascii="Times New Roman" w:hAnsi="Times New Roman" w:cs="Times New Roman"/>
          <w:sz w:val="24"/>
          <w:szCs w:val="24"/>
        </w:rPr>
        <w:t xml:space="preserve">. Plots were fully established by the onset of the 2010 summer growing season with complete, uniform plant cover. More details, including soil fertility characteristics can be found in </w:t>
      </w:r>
      <w:del w:id="244" w:author="Lyle" w:date="2020-08-01T14:35:00Z">
        <w:r w:rsidRPr="00EC09DA" w:rsidDel="00BF4863">
          <w:rPr>
            <w:rFonts w:ascii="Times New Roman" w:hAnsi="Times New Roman" w:cs="Times New Roman"/>
            <w:sz w:val="24"/>
            <w:szCs w:val="24"/>
          </w:rPr>
          <w:delText xml:space="preserve">Vendramini et al. </w:delText>
        </w:r>
      </w:del>
      <w:del w:id="245" w:author="Lyle" w:date="2020-08-01T14:36:00Z">
        <w:r w:rsidR="00344353" w:rsidDel="00BF4863">
          <w:rPr>
            <w:rFonts w:ascii="Times New Roman" w:hAnsi="Times New Roman" w:cs="Times New Roman"/>
            <w:sz w:val="24"/>
          </w:rPr>
          <w:delText>(</w:delText>
        </w:r>
      </w:del>
      <w:r w:rsidR="00344353">
        <w:rPr>
          <w:rFonts w:ascii="Times New Roman" w:hAnsi="Times New Roman" w:cs="Times New Roman"/>
          <w:sz w:val="24"/>
        </w:rPr>
        <w:t xml:space="preserve">Vendramini et al. </w:t>
      </w:r>
      <w:ins w:id="246" w:author="Lyle" w:date="2020-08-01T14:36:00Z">
        <w:r w:rsidR="00BF4863">
          <w:rPr>
            <w:rFonts w:ascii="Times New Roman" w:hAnsi="Times New Roman" w:cs="Times New Roman"/>
            <w:sz w:val="24"/>
          </w:rPr>
          <w:t>(</w:t>
        </w:r>
      </w:ins>
      <w:r w:rsidR="00344353">
        <w:rPr>
          <w:rFonts w:ascii="Times New Roman" w:hAnsi="Times New Roman" w:cs="Times New Roman"/>
          <w:sz w:val="24"/>
        </w:rPr>
        <w:t>2013)</w:t>
      </w:r>
      <w:r w:rsidRPr="00EC09DA">
        <w:rPr>
          <w:rFonts w:ascii="Times New Roman" w:hAnsi="Times New Roman" w:cs="Times New Roman"/>
          <w:sz w:val="24"/>
          <w:szCs w:val="24"/>
        </w:rPr>
        <w:t xml:space="preserve">. </w:t>
      </w:r>
      <w:del w:id="247" w:author="Lyle" w:date="2020-08-01T14:36:00Z">
        <w:r w:rsidRPr="00EC09DA" w:rsidDel="00BF4863">
          <w:rPr>
            <w:rFonts w:ascii="Times New Roman" w:hAnsi="Times New Roman" w:cs="Times New Roman"/>
            <w:sz w:val="24"/>
            <w:szCs w:val="24"/>
          </w:rPr>
          <w:delText>Site w</w:delText>
        </w:r>
      </w:del>
      <w:ins w:id="248" w:author="Lyle" w:date="2020-08-01T14:36:00Z">
        <w:r w:rsidR="00BF4863">
          <w:rPr>
            <w:rFonts w:ascii="Times New Roman" w:hAnsi="Times New Roman" w:cs="Times New Roman"/>
            <w:sz w:val="24"/>
            <w:szCs w:val="24"/>
          </w:rPr>
          <w:t>W</w:t>
        </w:r>
      </w:ins>
      <w:r w:rsidRPr="00EC09DA">
        <w:rPr>
          <w:rFonts w:ascii="Times New Roman" w:hAnsi="Times New Roman" w:cs="Times New Roman"/>
          <w:sz w:val="24"/>
          <w:szCs w:val="24"/>
        </w:rPr>
        <w:t xml:space="preserve">eather data </w:t>
      </w:r>
      <w:ins w:id="249" w:author="Lyle" w:date="2020-08-01T14:36:00Z">
        <w:r w:rsidR="00BF4863">
          <w:rPr>
            <w:rFonts w:ascii="Times New Roman" w:hAnsi="Times New Roman" w:cs="Times New Roman"/>
            <w:sz w:val="24"/>
            <w:szCs w:val="24"/>
          </w:rPr>
          <w:t xml:space="preserve">at the site </w:t>
        </w:r>
      </w:ins>
      <w:r w:rsidRPr="00EC09DA">
        <w:rPr>
          <w:rFonts w:ascii="Times New Roman" w:hAnsi="Times New Roman" w:cs="Times New Roman"/>
          <w:sz w:val="24"/>
          <w:szCs w:val="24"/>
        </w:rPr>
        <w:t xml:space="preserve">for this period were accessed from the Florida Automated Weather Network (FAWN, </w:t>
      </w:r>
      <w:r w:rsidR="003D4176">
        <w:rPr>
          <w:rStyle w:val="Hyperlink"/>
          <w:rFonts w:ascii="Times New Roman" w:hAnsi="Times New Roman" w:cs="Times New Roman"/>
          <w:sz w:val="24"/>
          <w:szCs w:val="24"/>
        </w:rPr>
        <w:fldChar w:fldCharType="begin"/>
      </w:r>
      <w:r w:rsidR="003D4176">
        <w:rPr>
          <w:rStyle w:val="Hyperlink"/>
          <w:rFonts w:ascii="Times New Roman" w:hAnsi="Times New Roman" w:cs="Times New Roman"/>
          <w:sz w:val="24"/>
          <w:szCs w:val="24"/>
        </w:rPr>
        <w:instrText xml:space="preserve"> HYPERLINK "http://fawn.ifas.ufl.edu/data/" </w:instrText>
      </w:r>
      <w:r w:rsidR="003D4176">
        <w:rPr>
          <w:rStyle w:val="Hyperlink"/>
          <w:rFonts w:ascii="Times New Roman" w:hAnsi="Times New Roman" w:cs="Times New Roman"/>
          <w:sz w:val="24"/>
          <w:szCs w:val="24"/>
        </w:rPr>
        <w:fldChar w:fldCharType="separate"/>
      </w:r>
      <w:r w:rsidRPr="00EC09DA">
        <w:rPr>
          <w:rStyle w:val="Hyperlink"/>
          <w:rFonts w:ascii="Times New Roman" w:hAnsi="Times New Roman" w:cs="Times New Roman"/>
          <w:sz w:val="24"/>
          <w:szCs w:val="24"/>
        </w:rPr>
        <w:t>http://fawn.ifas.ufl.edu/data/</w:t>
      </w:r>
      <w:r w:rsidR="003D4176">
        <w:rPr>
          <w:rStyle w:val="Hyperlink"/>
          <w:rFonts w:ascii="Times New Roman" w:hAnsi="Times New Roman" w:cs="Times New Roman"/>
          <w:sz w:val="24"/>
          <w:szCs w:val="24"/>
        </w:rPr>
        <w:fldChar w:fldCharType="end"/>
      </w:r>
      <w:r w:rsidRPr="00EC09DA">
        <w:rPr>
          <w:rFonts w:ascii="Times New Roman" w:hAnsi="Times New Roman" w:cs="Times New Roman"/>
          <w:sz w:val="24"/>
          <w:szCs w:val="24"/>
        </w:rPr>
        <w:t>), including temperature, precipitation</w:t>
      </w:r>
      <w:del w:id="250" w:author="Lyle" w:date="2020-08-01T14:36:00Z">
        <w:r w:rsidRPr="00EC09DA" w:rsidDel="00BF4863">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evapotranspiration, and all fell within normal ranges </w:t>
      </w:r>
      <w:commentRangeStart w:id="251"/>
      <w:r w:rsidRPr="00EC09DA">
        <w:rPr>
          <w:rFonts w:ascii="Times New Roman" w:hAnsi="Times New Roman" w:cs="Times New Roman"/>
          <w:sz w:val="24"/>
          <w:szCs w:val="24"/>
        </w:rPr>
        <w:t xml:space="preserve">(Table </w:t>
      </w:r>
      <w:r w:rsidR="00236EE3">
        <w:rPr>
          <w:rFonts w:ascii="Times New Roman" w:hAnsi="Times New Roman" w:cs="Times New Roman"/>
          <w:sz w:val="24"/>
          <w:szCs w:val="24"/>
        </w:rPr>
        <w:t>S</w:t>
      </w:r>
      <w:r w:rsidRPr="00EC09DA">
        <w:rPr>
          <w:rFonts w:ascii="Times New Roman" w:hAnsi="Times New Roman" w:cs="Times New Roman"/>
          <w:sz w:val="24"/>
          <w:szCs w:val="24"/>
        </w:rPr>
        <w:t xml:space="preserve">1). </w:t>
      </w:r>
      <w:commentRangeEnd w:id="251"/>
      <w:r w:rsidR="00BF4863">
        <w:rPr>
          <w:rStyle w:val="CommentReference"/>
          <w:rFonts w:asciiTheme="minorHAnsi" w:eastAsiaTheme="minorHAnsi" w:hAnsiTheme="minorHAnsi" w:cstheme="minorBidi"/>
        </w:rPr>
        <w:commentReference w:id="251"/>
      </w:r>
    </w:p>
    <w:p w14:paraId="064D0F08" w14:textId="53FB579D" w:rsidR="00B9190B" w:rsidRPr="00EC09DA" w:rsidRDefault="00B9190B" w:rsidP="00B9190B">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initiated defoliation treatments on </w:t>
      </w:r>
      <w:r w:rsidR="00236EE3">
        <w:rPr>
          <w:rFonts w:ascii="Times New Roman" w:hAnsi="Times New Roman" w:cs="Times New Roman"/>
          <w:sz w:val="24"/>
          <w:szCs w:val="24"/>
        </w:rPr>
        <w:t>13 June 2013</w:t>
      </w:r>
      <w:r w:rsidRPr="00EC09DA">
        <w:rPr>
          <w:rFonts w:ascii="Times New Roman" w:hAnsi="Times New Roman" w:cs="Times New Roman"/>
          <w:sz w:val="24"/>
          <w:szCs w:val="24"/>
        </w:rPr>
        <w:t xml:space="preserve"> and concluded field sampling 16 weeks later on </w:t>
      </w:r>
      <w:r w:rsidR="00E24E18">
        <w:rPr>
          <w:rFonts w:ascii="Times New Roman" w:hAnsi="Times New Roman" w:cs="Times New Roman"/>
          <w:sz w:val="24"/>
          <w:szCs w:val="24"/>
        </w:rPr>
        <w:t xml:space="preserve">5 </w:t>
      </w:r>
      <w:r w:rsidRPr="00EC09DA">
        <w:rPr>
          <w:rFonts w:ascii="Times New Roman" w:hAnsi="Times New Roman" w:cs="Times New Roman"/>
          <w:sz w:val="24"/>
          <w:szCs w:val="24"/>
        </w:rPr>
        <w:t xml:space="preserve">October 2013. Although we did not measure soil moisture, </w:t>
      </w:r>
      <w:del w:id="252" w:author="Lyle" w:date="2020-08-02T11:37:00Z">
        <w:r w:rsidRPr="00EC09DA" w:rsidDel="00082175">
          <w:rPr>
            <w:rFonts w:ascii="Times New Roman" w:hAnsi="Times New Roman" w:cs="Times New Roman"/>
            <w:sz w:val="24"/>
            <w:szCs w:val="24"/>
          </w:rPr>
          <w:delText xml:space="preserve">the </w:delText>
        </w:r>
      </w:del>
      <w:ins w:id="253" w:author="Lyle" w:date="2020-08-02T11:37:00Z">
        <w:r w:rsidR="00082175">
          <w:rPr>
            <w:rFonts w:ascii="Times New Roman" w:hAnsi="Times New Roman" w:cs="Times New Roman"/>
            <w:sz w:val="24"/>
            <w:szCs w:val="24"/>
          </w:rPr>
          <w:t>all</w:t>
        </w:r>
        <w:r w:rsidR="00082175"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soils were </w:t>
      </w:r>
      <w:del w:id="254" w:author="Lyle" w:date="2020-08-02T11:37:00Z">
        <w:r w:rsidRPr="00EC09DA" w:rsidDel="00082175">
          <w:rPr>
            <w:rFonts w:ascii="Times New Roman" w:hAnsi="Times New Roman" w:cs="Times New Roman"/>
            <w:sz w:val="24"/>
            <w:szCs w:val="24"/>
          </w:rPr>
          <w:delText xml:space="preserve">all </w:delText>
        </w:r>
      </w:del>
      <w:commentRangeStart w:id="255"/>
      <w:r w:rsidRPr="00EC09DA">
        <w:rPr>
          <w:rFonts w:ascii="Times New Roman" w:hAnsi="Times New Roman" w:cs="Times New Roman"/>
          <w:sz w:val="24"/>
          <w:szCs w:val="24"/>
        </w:rPr>
        <w:t xml:space="preserve">visibly waterlogged </w:t>
      </w:r>
      <w:commentRangeEnd w:id="255"/>
      <w:r w:rsidR="00082175">
        <w:rPr>
          <w:rStyle w:val="CommentReference"/>
          <w:rFonts w:asciiTheme="minorHAnsi" w:eastAsiaTheme="minorHAnsi" w:hAnsiTheme="minorHAnsi" w:cstheme="minorBidi"/>
        </w:rPr>
        <w:commentReference w:id="255"/>
      </w:r>
      <w:r w:rsidRPr="00EC09DA">
        <w:rPr>
          <w:rFonts w:ascii="Times New Roman" w:hAnsi="Times New Roman" w:cs="Times New Roman"/>
          <w:sz w:val="24"/>
          <w:szCs w:val="24"/>
        </w:rPr>
        <w:t xml:space="preserve">from July until the end of the experiment, as is typical in Florida </w:t>
      </w:r>
      <w:proofErr w:type="spellStart"/>
      <w:r w:rsidRPr="00EC09DA">
        <w:rPr>
          <w:rFonts w:ascii="Times New Roman" w:hAnsi="Times New Roman" w:cs="Times New Roman"/>
          <w:sz w:val="24"/>
          <w:szCs w:val="24"/>
        </w:rPr>
        <w:t>Spodosol</w:t>
      </w:r>
      <w:proofErr w:type="spellEnd"/>
      <w:r w:rsidRPr="00EC09DA">
        <w:rPr>
          <w:rFonts w:ascii="Times New Roman" w:hAnsi="Times New Roman" w:cs="Times New Roman"/>
          <w:sz w:val="24"/>
          <w:szCs w:val="24"/>
        </w:rPr>
        <w:t xml:space="preserve"> soils </w:t>
      </w:r>
      <w:r w:rsidR="00344353">
        <w:rPr>
          <w:rFonts w:ascii="Times New Roman" w:hAnsi="Times New Roman" w:cs="Times New Roman"/>
          <w:sz w:val="24"/>
        </w:rPr>
        <w:t>(</w:t>
      </w:r>
      <w:proofErr w:type="spellStart"/>
      <w:r w:rsidR="00344353">
        <w:rPr>
          <w:rFonts w:ascii="Times New Roman" w:hAnsi="Times New Roman" w:cs="Times New Roman"/>
          <w:sz w:val="24"/>
        </w:rPr>
        <w:t>Silveira</w:t>
      </w:r>
      <w:proofErr w:type="spellEnd"/>
      <w:r w:rsidR="00344353">
        <w:rPr>
          <w:rFonts w:ascii="Times New Roman" w:hAnsi="Times New Roman" w:cs="Times New Roman"/>
          <w:sz w:val="24"/>
        </w:rPr>
        <w:t xml:space="preserve"> et al. 2011)</w:t>
      </w:r>
      <w:r w:rsidRPr="00EC09DA">
        <w:rPr>
          <w:rFonts w:ascii="Times New Roman" w:hAnsi="Times New Roman" w:cs="Times New Roman"/>
          <w:sz w:val="24"/>
          <w:szCs w:val="24"/>
        </w:rPr>
        <w:t xml:space="preserve">. We therefore assumed that plant growth was not limited by </w:t>
      </w:r>
      <w:ins w:id="256" w:author="Lyle" w:date="2020-08-02T11:39:00Z">
        <w:r w:rsidR="00082175">
          <w:rPr>
            <w:rFonts w:ascii="Times New Roman" w:hAnsi="Times New Roman" w:cs="Times New Roman"/>
            <w:sz w:val="24"/>
            <w:szCs w:val="24"/>
          </w:rPr>
          <w:t xml:space="preserve">reduced </w:t>
        </w:r>
      </w:ins>
      <w:r w:rsidRPr="00EC09DA">
        <w:rPr>
          <w:rFonts w:ascii="Times New Roman" w:hAnsi="Times New Roman" w:cs="Times New Roman"/>
          <w:sz w:val="24"/>
          <w:szCs w:val="24"/>
        </w:rPr>
        <w:t xml:space="preserve">water availability during the sampling period, or at the very least that water availability was essentially constant across plots. Each plot (n = 32) was randomly assigned to either a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w:t>
      </w:r>
      <w:ins w:id="257" w:author="Lyle" w:date="2020-08-05T15:40:00Z">
        <w:r w:rsidR="00856FDB">
          <w:rPr>
            <w:rFonts w:ascii="Times New Roman" w:hAnsi="Times New Roman" w:cs="Times New Roman"/>
            <w:sz w:val="24"/>
            <w:szCs w:val="24"/>
          </w:rPr>
          <w:t xml:space="preserve">an </w:t>
        </w:r>
      </w:ins>
      <w:r w:rsidRPr="00EC09DA">
        <w:rPr>
          <w:rFonts w:ascii="Times New Roman" w:hAnsi="Times New Roman" w:cs="Times New Roman"/>
          <w:sz w:val="24"/>
          <w:szCs w:val="24"/>
        </w:rPr>
        <w:t xml:space="preserve">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 treatment to simulate grazing</w:t>
      </w:r>
      <w:r w:rsidR="00BD45EE" w:rsidRPr="00EC09DA">
        <w:rPr>
          <w:rFonts w:ascii="Times New Roman" w:hAnsi="Times New Roman" w:cs="Times New Roman"/>
          <w:sz w:val="24"/>
          <w:szCs w:val="24"/>
        </w:rPr>
        <w:t xml:space="preserve"> stress</w:t>
      </w:r>
      <w:ins w:id="258" w:author="Lyle" w:date="2020-08-02T11:40:00Z">
        <w:r w:rsidR="00082175">
          <w:rPr>
            <w:rFonts w:ascii="Times New Roman" w:hAnsi="Times New Roman" w:cs="Times New Roman"/>
            <w:sz w:val="24"/>
            <w:szCs w:val="24"/>
          </w:rPr>
          <w:t xml:space="preserve"> and </w:t>
        </w:r>
      </w:ins>
      <w:del w:id="259" w:author="Lyle" w:date="2020-08-02T11:40:00Z">
        <w:r w:rsidRPr="00EC09DA" w:rsidDel="00082175">
          <w:rPr>
            <w:rFonts w:ascii="Times New Roman" w:hAnsi="Times New Roman" w:cs="Times New Roman"/>
            <w:sz w:val="24"/>
            <w:szCs w:val="24"/>
          </w:rPr>
          <w:delText>. Each plot</w:delText>
        </w:r>
      </w:del>
      <w:r w:rsidRPr="00EC09DA">
        <w:rPr>
          <w:rFonts w:ascii="Times New Roman" w:hAnsi="Times New Roman" w:cs="Times New Roman"/>
          <w:sz w:val="24"/>
          <w:szCs w:val="24"/>
        </w:rPr>
        <w:t xml:space="preserve"> was </w:t>
      </w:r>
      <w:del w:id="260" w:author="Lyle" w:date="2020-08-02T11:41:00Z">
        <w:r w:rsidRPr="00EC09DA" w:rsidDel="00082175">
          <w:rPr>
            <w:rFonts w:ascii="Times New Roman" w:hAnsi="Times New Roman" w:cs="Times New Roman"/>
            <w:sz w:val="24"/>
            <w:szCs w:val="24"/>
          </w:rPr>
          <w:delText>divided in half and</w:delText>
        </w:r>
      </w:del>
      <w:ins w:id="261" w:author="Lyle" w:date="2020-08-02T11:41:00Z">
        <w:r w:rsidR="00082175">
          <w:rPr>
            <w:rFonts w:ascii="Times New Roman" w:hAnsi="Times New Roman" w:cs="Times New Roman"/>
            <w:sz w:val="24"/>
            <w:szCs w:val="24"/>
          </w:rPr>
          <w:t>halved</w:t>
        </w:r>
      </w:ins>
      <w:r w:rsidRPr="00EC09DA">
        <w:rPr>
          <w:rFonts w:ascii="Times New Roman" w:hAnsi="Times New Roman" w:cs="Times New Roman"/>
          <w:sz w:val="24"/>
          <w:szCs w:val="24"/>
        </w:rPr>
        <w:t xml:space="preserve"> </w:t>
      </w:r>
      <w:ins w:id="262" w:author="Lyle" w:date="2020-08-02T11:41:00Z">
        <w:r w:rsidR="00082175">
          <w:rPr>
            <w:rFonts w:ascii="Times New Roman" w:hAnsi="Times New Roman" w:cs="Times New Roman"/>
            <w:sz w:val="24"/>
            <w:szCs w:val="24"/>
          </w:rPr>
          <w:t xml:space="preserve">to </w:t>
        </w:r>
      </w:ins>
      <w:r w:rsidRPr="00EC09DA">
        <w:rPr>
          <w:rFonts w:ascii="Times New Roman" w:hAnsi="Times New Roman" w:cs="Times New Roman"/>
          <w:sz w:val="24"/>
          <w:szCs w:val="24"/>
        </w:rPr>
        <w:t xml:space="preserve">received </w:t>
      </w:r>
      <w:del w:id="263" w:author="Lyle" w:date="2020-08-02T11:41:00Z">
        <w:r w:rsidRPr="00EC09DA" w:rsidDel="00082175">
          <w:rPr>
            <w:rFonts w:ascii="Times New Roman" w:hAnsi="Times New Roman" w:cs="Times New Roman"/>
            <w:sz w:val="24"/>
            <w:szCs w:val="24"/>
          </w:rPr>
          <w:delText xml:space="preserve">two </w:delText>
        </w:r>
      </w:del>
      <w:ins w:id="264" w:author="Lyle" w:date="2020-08-02T11:41:00Z">
        <w:r w:rsidR="00082175">
          <w:rPr>
            <w:rFonts w:ascii="Times New Roman" w:hAnsi="Times New Roman" w:cs="Times New Roman"/>
            <w:sz w:val="24"/>
            <w:szCs w:val="24"/>
          </w:rPr>
          <w:t>2</w:t>
        </w:r>
        <w:r w:rsidR="00082175"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defoliation intensities (</w:t>
      </w:r>
      <w:del w:id="265" w:author="Lyle" w:date="2020-08-02T11:41:00Z">
        <w:r w:rsidRPr="00EC09DA" w:rsidDel="00082175">
          <w:rPr>
            <w:rFonts w:ascii="Times New Roman" w:hAnsi="Times New Roman" w:cs="Times New Roman"/>
            <w:sz w:val="24"/>
            <w:szCs w:val="24"/>
          </w:rPr>
          <w:delText xml:space="preserve">a </w:delText>
        </w:r>
      </w:del>
      <w:r w:rsidRPr="00EC09DA">
        <w:rPr>
          <w:rFonts w:ascii="Times New Roman" w:hAnsi="Times New Roman" w:cs="Times New Roman"/>
          <w:sz w:val="24"/>
          <w:szCs w:val="24"/>
        </w:rPr>
        <w:t xml:space="preserve">severe </w:t>
      </w:r>
      <w:del w:id="266" w:author="Lyle" w:date="2020-08-02T11:41:00Z">
        <w:r w:rsidRPr="00EC09DA" w:rsidDel="00082175">
          <w:rPr>
            <w:rFonts w:ascii="Times New Roman" w:hAnsi="Times New Roman" w:cs="Times New Roman"/>
            <w:sz w:val="24"/>
            <w:szCs w:val="24"/>
          </w:rPr>
          <w:delText>defoliation to</w:delText>
        </w:r>
      </w:del>
      <w:ins w:id="267" w:author="Lyle" w:date="2020-08-02T11:41:00Z">
        <w:r w:rsidR="00082175">
          <w:rPr>
            <w:rFonts w:ascii="Times New Roman" w:hAnsi="Times New Roman" w:cs="Times New Roman"/>
            <w:sz w:val="24"/>
            <w:szCs w:val="24"/>
          </w:rPr>
          <w:t>at</w:t>
        </w:r>
      </w:ins>
      <w:r w:rsidRPr="00EC09DA">
        <w:rPr>
          <w:rFonts w:ascii="Times New Roman" w:hAnsi="Times New Roman" w:cs="Times New Roman"/>
          <w:sz w:val="24"/>
          <w:szCs w:val="24"/>
        </w:rPr>
        <w:t xml:space="preserve"> 5 cm residual height, and </w:t>
      </w:r>
      <w:del w:id="268" w:author="Lyle" w:date="2020-08-02T11:41:00Z">
        <w:r w:rsidRPr="00EC09DA" w:rsidDel="00082175">
          <w:rPr>
            <w:rFonts w:ascii="Times New Roman" w:hAnsi="Times New Roman" w:cs="Times New Roman"/>
            <w:sz w:val="24"/>
            <w:szCs w:val="24"/>
          </w:rPr>
          <w:delText xml:space="preserve">a </w:delText>
        </w:r>
      </w:del>
      <w:r w:rsidRPr="00EC09DA">
        <w:rPr>
          <w:rFonts w:ascii="Times New Roman" w:hAnsi="Times New Roman" w:cs="Times New Roman"/>
          <w:sz w:val="24"/>
          <w:szCs w:val="24"/>
        </w:rPr>
        <w:t xml:space="preserve">mild </w:t>
      </w:r>
      <w:del w:id="269" w:author="Lyle" w:date="2020-08-02T11:42:00Z">
        <w:r w:rsidRPr="00EC09DA" w:rsidDel="00082175">
          <w:rPr>
            <w:rFonts w:ascii="Times New Roman" w:hAnsi="Times New Roman" w:cs="Times New Roman"/>
            <w:sz w:val="24"/>
            <w:szCs w:val="24"/>
          </w:rPr>
          <w:delText>defoliation to</w:delText>
        </w:r>
      </w:del>
      <w:ins w:id="270" w:author="Lyle" w:date="2020-08-02T11:42:00Z">
        <w:r w:rsidR="00082175">
          <w:rPr>
            <w:rFonts w:ascii="Times New Roman" w:hAnsi="Times New Roman" w:cs="Times New Roman"/>
            <w:sz w:val="24"/>
            <w:szCs w:val="24"/>
          </w:rPr>
          <w:t>at</w:t>
        </w:r>
      </w:ins>
      <w:r w:rsidRPr="00EC09DA">
        <w:rPr>
          <w:rFonts w:ascii="Times New Roman" w:hAnsi="Times New Roman" w:cs="Times New Roman"/>
          <w:sz w:val="24"/>
          <w:szCs w:val="24"/>
        </w:rPr>
        <w:t xml:space="preserve"> 15 cm residual height) resulting in n = 64 experimental units (Fig</w:t>
      </w:r>
      <w:ins w:id="271" w:author="Lyle" w:date="2020-08-02T11:42:00Z">
        <w:r w:rsidR="00082175">
          <w:rPr>
            <w:rFonts w:ascii="Times New Roman" w:hAnsi="Times New Roman" w:cs="Times New Roman"/>
            <w:sz w:val="24"/>
            <w:szCs w:val="24"/>
          </w:rPr>
          <w:t>ure</w:t>
        </w:r>
      </w:ins>
      <w:del w:id="272" w:author="Lyle" w:date="2020-08-02T11:42:00Z">
        <w:r w:rsidR="00EB75EB" w:rsidDel="00082175">
          <w:rPr>
            <w:rFonts w:ascii="Times New Roman" w:hAnsi="Times New Roman" w:cs="Times New Roman"/>
            <w:sz w:val="24"/>
            <w:szCs w:val="24"/>
          </w:rPr>
          <w:delText>.</w:delText>
        </w:r>
      </w:del>
      <w:r w:rsidRPr="00EC09DA">
        <w:rPr>
          <w:rFonts w:ascii="Times New Roman" w:hAnsi="Times New Roman" w:cs="Times New Roman"/>
          <w:sz w:val="24"/>
          <w:szCs w:val="24"/>
        </w:rPr>
        <w:t xml:space="preserve"> </w:t>
      </w:r>
      <w:r w:rsidR="00E24E18">
        <w:rPr>
          <w:rFonts w:ascii="Times New Roman" w:hAnsi="Times New Roman" w:cs="Times New Roman"/>
          <w:sz w:val="24"/>
          <w:szCs w:val="24"/>
        </w:rPr>
        <w:t>S</w:t>
      </w:r>
      <w:r w:rsidRPr="00EC09DA">
        <w:rPr>
          <w:rFonts w:ascii="Times New Roman" w:hAnsi="Times New Roman" w:cs="Times New Roman"/>
          <w:sz w:val="24"/>
          <w:szCs w:val="24"/>
        </w:rPr>
        <w:t xml:space="preserve">1). </w:t>
      </w:r>
      <w:ins w:id="273" w:author="Lyle" w:date="2020-08-02T11:46:00Z">
        <w:r w:rsidR="00082175">
          <w:rPr>
            <w:rFonts w:ascii="Times New Roman" w:hAnsi="Times New Roman" w:cs="Times New Roman"/>
            <w:sz w:val="24"/>
            <w:szCs w:val="24"/>
          </w:rPr>
          <w:t>Residual heights were</w:t>
        </w:r>
      </w:ins>
      <w:ins w:id="274" w:author="Lyle" w:date="2020-08-02T11:45:00Z">
        <w:r w:rsidR="00082175" w:rsidRPr="00EC09DA">
          <w:rPr>
            <w:rFonts w:ascii="Times New Roman" w:hAnsi="Times New Roman" w:cs="Times New Roman"/>
            <w:sz w:val="24"/>
            <w:szCs w:val="24"/>
          </w:rPr>
          <w:t xml:space="preserve"> chosen based on personal observation (C.H. Wilson, L.E</w:t>
        </w:r>
      </w:ins>
      <w:ins w:id="275" w:author="Lyle" w:date="2020-08-05T15:41:00Z">
        <w:r w:rsidR="00856FDB">
          <w:rPr>
            <w:rFonts w:ascii="Times New Roman" w:hAnsi="Times New Roman" w:cs="Times New Roman"/>
            <w:sz w:val="24"/>
            <w:szCs w:val="24"/>
          </w:rPr>
          <w:t>.</w:t>
        </w:r>
      </w:ins>
      <w:ins w:id="276" w:author="Lyle" w:date="2020-08-02T11:45:00Z">
        <w:r w:rsidR="00082175" w:rsidRPr="00EC09DA">
          <w:rPr>
            <w:rFonts w:ascii="Times New Roman" w:hAnsi="Times New Roman" w:cs="Times New Roman"/>
            <w:sz w:val="24"/>
            <w:szCs w:val="24"/>
          </w:rPr>
          <w:t xml:space="preserve"> Sollenberger</w:t>
        </w:r>
      </w:ins>
      <w:ins w:id="277" w:author="Lyle" w:date="2020-08-02T11:46:00Z">
        <w:r w:rsidR="00082175">
          <w:rPr>
            <w:rFonts w:ascii="Times New Roman" w:hAnsi="Times New Roman" w:cs="Times New Roman"/>
            <w:sz w:val="24"/>
            <w:szCs w:val="24"/>
          </w:rPr>
          <w:t xml:space="preserve"> and</w:t>
        </w:r>
      </w:ins>
      <w:ins w:id="278" w:author="Lyle" w:date="2020-08-02T11:45:00Z">
        <w:r w:rsidR="00082175" w:rsidRPr="00EC09DA">
          <w:rPr>
            <w:rFonts w:ascii="Times New Roman" w:hAnsi="Times New Roman" w:cs="Times New Roman"/>
            <w:sz w:val="24"/>
            <w:szCs w:val="24"/>
          </w:rPr>
          <w:t xml:space="preserve"> J.M. Vendramini) to represent the extremes of pasture </w:t>
        </w:r>
        <w:r w:rsidR="00082175" w:rsidRPr="00EC09DA">
          <w:rPr>
            <w:rFonts w:ascii="Times New Roman" w:hAnsi="Times New Roman" w:cs="Times New Roman"/>
            <w:sz w:val="24"/>
            <w:szCs w:val="24"/>
          </w:rPr>
          <w:lastRenderedPageBreak/>
          <w:t xml:space="preserve">defoliation under grazing by beef cattle in </w:t>
        </w:r>
        <w:proofErr w:type="spellStart"/>
        <w:r w:rsidR="00082175" w:rsidRPr="00EC09DA">
          <w:rPr>
            <w:rFonts w:ascii="Times New Roman" w:hAnsi="Times New Roman" w:cs="Times New Roman"/>
            <w:sz w:val="24"/>
            <w:szCs w:val="24"/>
          </w:rPr>
          <w:t>Florida.</w:t>
        </w:r>
      </w:ins>
      <w:r w:rsidRPr="00EC09DA">
        <w:rPr>
          <w:rFonts w:ascii="Times New Roman" w:hAnsi="Times New Roman" w:cs="Times New Roman"/>
          <w:sz w:val="24"/>
          <w:szCs w:val="24"/>
        </w:rPr>
        <w:t>Thus</w:t>
      </w:r>
      <w:proofErr w:type="spellEnd"/>
      <w:r w:rsidRPr="00EC09DA">
        <w:rPr>
          <w:rFonts w:ascii="Times New Roman" w:hAnsi="Times New Roman" w:cs="Times New Roman"/>
          <w:sz w:val="24"/>
          <w:szCs w:val="24"/>
        </w:rPr>
        <w:t xml:space="preserve">, our design was effectively split-plot with </w:t>
      </w:r>
      <w:del w:id="279" w:author="Lyle" w:date="2020-08-05T15:41:00Z">
        <w:r w:rsidRPr="00EC09DA" w:rsidDel="00856FDB">
          <w:rPr>
            <w:rFonts w:ascii="Times New Roman" w:hAnsi="Times New Roman" w:cs="Times New Roman"/>
            <w:sz w:val="24"/>
            <w:szCs w:val="24"/>
          </w:rPr>
          <w:delText xml:space="preserve">two </w:delText>
        </w:r>
      </w:del>
      <w:ins w:id="280" w:author="Lyle" w:date="2020-08-05T15:41:00Z">
        <w:r w:rsidR="00856FDB">
          <w:rPr>
            <w:rFonts w:ascii="Times New Roman" w:hAnsi="Times New Roman" w:cs="Times New Roman"/>
            <w:sz w:val="24"/>
            <w:szCs w:val="24"/>
          </w:rPr>
          <w:t>2</w:t>
        </w:r>
        <w:r w:rsidR="00856FDB"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main-plot treatments (cultivar and defoliation frequency), while our subplot factor was defoliation intensity. Overall, each cultivar </w:t>
      </w:r>
      <w:r w:rsidR="00833619">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severity </w:t>
      </w:r>
      <w:r w:rsidR="00833619">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frequency treatment was replicated 4 times. </w:t>
      </w:r>
    </w:p>
    <w:p w14:paraId="55465CE7" w14:textId="14B93506" w:rsidR="00B9190B" w:rsidRPr="00EC09DA" w:rsidRDefault="00B9190B" w:rsidP="00B9190B">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w:t>
      </w:r>
      <w:r w:rsidR="00764988" w:rsidRPr="00EC09DA">
        <w:rPr>
          <w:rFonts w:ascii="Times New Roman" w:hAnsi="Times New Roman" w:cs="Times New Roman"/>
          <w:sz w:val="24"/>
          <w:szCs w:val="24"/>
        </w:rPr>
        <w:t>harvested</w:t>
      </w:r>
      <w:r w:rsidRPr="00EC09DA">
        <w:rPr>
          <w:rFonts w:ascii="Times New Roman" w:hAnsi="Times New Roman" w:cs="Times New Roman"/>
          <w:sz w:val="24"/>
          <w:szCs w:val="24"/>
        </w:rPr>
        <w:t xml:space="preserve"> </w:t>
      </w:r>
      <w:ins w:id="281" w:author="Lyle" w:date="2020-08-02T11:43:00Z">
        <w:r w:rsidR="00082175">
          <w:rPr>
            <w:rFonts w:ascii="Times New Roman" w:hAnsi="Times New Roman" w:cs="Times New Roman"/>
            <w:sz w:val="24"/>
            <w:szCs w:val="24"/>
          </w:rPr>
          <w:t xml:space="preserve">forage from </w:t>
        </w:r>
      </w:ins>
      <w:r w:rsidRPr="00EC09DA">
        <w:rPr>
          <w:rFonts w:ascii="Times New Roman" w:hAnsi="Times New Roman" w:cs="Times New Roman"/>
          <w:sz w:val="24"/>
          <w:szCs w:val="24"/>
        </w:rPr>
        <w:t>a 0.92</w:t>
      </w:r>
      <w:r w:rsidR="00E24E18">
        <w:rPr>
          <w:rFonts w:ascii="Times New Roman" w:hAnsi="Times New Roman" w:cs="Times New Roman"/>
          <w:sz w:val="24"/>
          <w:szCs w:val="24"/>
        </w:rPr>
        <w:t xml:space="preserve"> </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quadrat </w:t>
      </w:r>
      <w:del w:id="282" w:author="Lyle" w:date="2020-08-02T11:43:00Z">
        <w:r w:rsidRPr="00EC09DA" w:rsidDel="00082175">
          <w:rPr>
            <w:rFonts w:ascii="Times New Roman" w:hAnsi="Times New Roman" w:cs="Times New Roman"/>
            <w:sz w:val="24"/>
            <w:szCs w:val="24"/>
          </w:rPr>
          <w:delText xml:space="preserve">from </w:delText>
        </w:r>
      </w:del>
      <w:ins w:id="283" w:author="Lyle" w:date="2020-08-02T11:43:00Z">
        <w:r w:rsidR="00082175">
          <w:rPr>
            <w:rFonts w:ascii="Times New Roman" w:hAnsi="Times New Roman" w:cs="Times New Roman"/>
            <w:sz w:val="24"/>
            <w:szCs w:val="24"/>
          </w:rPr>
          <w:t>within</w:t>
        </w:r>
        <w:r w:rsidR="00082175"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each subplot during each defoliation treatment </w:t>
      </w:r>
      <w:del w:id="284" w:author="Lyle" w:date="2020-08-02T11:44:00Z">
        <w:r w:rsidRPr="00EC09DA" w:rsidDel="00082175">
          <w:rPr>
            <w:rFonts w:ascii="Times New Roman" w:hAnsi="Times New Roman" w:cs="Times New Roman"/>
            <w:sz w:val="24"/>
            <w:szCs w:val="24"/>
          </w:rPr>
          <w:delText xml:space="preserve">with </w:delText>
        </w:r>
      </w:del>
      <w:ins w:id="285" w:author="Lyle" w:date="2020-08-02T11:44:00Z">
        <w:r w:rsidR="00082175">
          <w:rPr>
            <w:rFonts w:ascii="Times New Roman" w:hAnsi="Times New Roman" w:cs="Times New Roman"/>
            <w:sz w:val="24"/>
            <w:szCs w:val="24"/>
          </w:rPr>
          <w:t>using</w:t>
        </w:r>
        <w:r w:rsidR="00082175"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a rotary mower (Sensation Mow-</w:t>
      </w:r>
      <w:proofErr w:type="spellStart"/>
      <w:r w:rsidRPr="00EC09DA">
        <w:rPr>
          <w:rFonts w:ascii="Times New Roman" w:hAnsi="Times New Roman" w:cs="Times New Roman"/>
          <w:sz w:val="24"/>
          <w:szCs w:val="24"/>
        </w:rPr>
        <w:t>Blo</w:t>
      </w:r>
      <w:proofErr w:type="spellEnd"/>
      <w:r w:rsidRPr="00EC09DA">
        <w:rPr>
          <w:rFonts w:ascii="Times New Roman" w:hAnsi="Times New Roman" w:cs="Times New Roman"/>
          <w:sz w:val="24"/>
          <w:szCs w:val="24"/>
        </w:rPr>
        <w:t xml:space="preserve"> Model 11F4-0) at the target cutting heights</w:t>
      </w:r>
      <w:ins w:id="286" w:author="Lyle" w:date="2020-08-02T12:38:00Z">
        <w:r w:rsidR="00DA4B83">
          <w:rPr>
            <w:rFonts w:ascii="Times New Roman" w:hAnsi="Times New Roman" w:cs="Times New Roman"/>
            <w:sz w:val="24"/>
            <w:szCs w:val="24"/>
          </w:rPr>
          <w:t>.</w:t>
        </w:r>
      </w:ins>
      <w:del w:id="287" w:author="Lyle" w:date="2020-08-02T12:38:00Z">
        <w:r w:rsidRPr="00EC09DA" w:rsidDel="00DA4B83">
          <w:rPr>
            <w:rFonts w:ascii="Times New Roman" w:hAnsi="Times New Roman" w:cs="Times New Roman"/>
            <w:sz w:val="24"/>
            <w:szCs w:val="24"/>
          </w:rPr>
          <w:delText xml:space="preserve">: 5 cm for the severe defoliation, 15 cm for the mild defoliation, </w:delText>
        </w:r>
      </w:del>
      <w:del w:id="288" w:author="Lyle" w:date="2020-08-02T11:45:00Z">
        <w:r w:rsidRPr="00EC09DA" w:rsidDel="00082175">
          <w:rPr>
            <w:rFonts w:ascii="Times New Roman" w:hAnsi="Times New Roman" w:cs="Times New Roman"/>
            <w:sz w:val="24"/>
            <w:szCs w:val="24"/>
          </w:rPr>
          <w:delText xml:space="preserve">values chosen based on personal observation (C.H. Wilson, L.E Sollenberger, J.M. Vendramini) to represent the extremes of pasture defoliation under grazing by beef cattle in Florida. </w:delText>
        </w:r>
      </w:del>
      <w:ins w:id="289" w:author="Lyle" w:date="2020-08-02T12:39:00Z">
        <w:r w:rsidR="00DA4B83">
          <w:rPr>
            <w:rFonts w:ascii="Times New Roman" w:hAnsi="Times New Roman" w:cs="Times New Roman"/>
            <w:sz w:val="24"/>
            <w:szCs w:val="24"/>
          </w:rPr>
          <w:t xml:space="preserve"> </w:t>
        </w:r>
      </w:ins>
      <w:r w:rsidRPr="00EC09DA">
        <w:rPr>
          <w:rFonts w:ascii="Times New Roman" w:hAnsi="Times New Roman" w:cs="Times New Roman"/>
          <w:sz w:val="24"/>
          <w:szCs w:val="24"/>
        </w:rPr>
        <w:t>To quantify above</w:t>
      </w:r>
      <w:ins w:id="290" w:author="Lyle" w:date="2020-08-02T12:39:00Z">
        <w:r w:rsidR="00DA4B83">
          <w:rPr>
            <w:rFonts w:ascii="Times New Roman" w:hAnsi="Times New Roman" w:cs="Times New Roman"/>
            <w:sz w:val="24"/>
            <w:szCs w:val="24"/>
          </w:rPr>
          <w:t>-</w:t>
        </w:r>
      </w:ins>
      <w:r w:rsidRPr="00EC09DA">
        <w:rPr>
          <w:rFonts w:ascii="Times New Roman" w:hAnsi="Times New Roman" w:cs="Times New Roman"/>
          <w:sz w:val="24"/>
          <w:szCs w:val="24"/>
        </w:rPr>
        <w:t>ground production, harvested material was oven-dried at 60</w:t>
      </w:r>
      <w:r w:rsidR="00E24E18">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 xml:space="preserve">C to constant mass and weighed on an analytical scale. </w:t>
      </w:r>
      <w:del w:id="291" w:author="Lyle" w:date="2020-08-02T12:39:00Z">
        <w:r w:rsidRPr="00EC09DA" w:rsidDel="00DA4B83">
          <w:rPr>
            <w:rFonts w:ascii="Times New Roman" w:hAnsi="Times New Roman" w:cs="Times New Roman"/>
            <w:sz w:val="24"/>
            <w:szCs w:val="24"/>
          </w:rPr>
          <w:delText xml:space="preserve">During </w:delText>
        </w:r>
      </w:del>
      <w:ins w:id="292" w:author="Lyle" w:date="2020-08-02T12:39:00Z">
        <w:r w:rsidR="00DA4B83">
          <w:rPr>
            <w:rFonts w:ascii="Times New Roman" w:hAnsi="Times New Roman" w:cs="Times New Roman"/>
            <w:sz w:val="24"/>
            <w:szCs w:val="24"/>
          </w:rPr>
          <w:t>At</w:t>
        </w:r>
        <w:r w:rsidR="00DA4B83"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the final harvest, all subplots were harvested at 5 cm. Total above</w:t>
      </w:r>
      <w:ins w:id="293" w:author="Lyle" w:date="2020-08-02T12:39:00Z">
        <w:r w:rsidR="00DA4B83">
          <w:rPr>
            <w:rFonts w:ascii="Times New Roman" w:hAnsi="Times New Roman" w:cs="Times New Roman"/>
            <w:sz w:val="24"/>
            <w:szCs w:val="24"/>
          </w:rPr>
          <w:t>-</w:t>
        </w:r>
      </w:ins>
      <w:r w:rsidRPr="00EC09DA">
        <w:rPr>
          <w:rFonts w:ascii="Times New Roman" w:hAnsi="Times New Roman" w:cs="Times New Roman"/>
          <w:sz w:val="24"/>
          <w:szCs w:val="24"/>
        </w:rPr>
        <w:t>ground production was determined by summing values for each subplot across all dates</w:t>
      </w:r>
      <w:ins w:id="294" w:author="Lyle" w:date="2020-08-05T15:43:00Z">
        <w:r w:rsidR="00856FDB">
          <w:rPr>
            <w:rFonts w:ascii="Times New Roman" w:hAnsi="Times New Roman" w:cs="Times New Roman"/>
            <w:sz w:val="24"/>
            <w:szCs w:val="24"/>
          </w:rPr>
          <w:t>,</w:t>
        </w:r>
      </w:ins>
      <w:r w:rsidRPr="00EC09DA">
        <w:rPr>
          <w:rFonts w:ascii="Times New Roman" w:hAnsi="Times New Roman" w:cs="Times New Roman"/>
          <w:sz w:val="24"/>
          <w:szCs w:val="24"/>
        </w:rPr>
        <w:t xml:space="preserve"> including the final harvest. </w:t>
      </w:r>
      <w:del w:id="295" w:author="Lyle" w:date="2020-08-02T12:39:00Z">
        <w:r w:rsidRPr="00EC09DA" w:rsidDel="00DA4B83">
          <w:rPr>
            <w:rFonts w:ascii="Times New Roman" w:hAnsi="Times New Roman" w:cs="Times New Roman"/>
            <w:sz w:val="24"/>
            <w:szCs w:val="24"/>
          </w:rPr>
          <w:delText>Aboveground production values are presented in g</w:delText>
        </w:r>
      </w:del>
      <w:ins w:id="296" w:author="Madhusudana Idupulapati" w:date="2020-04-22T10:07:00Z">
        <w:del w:id="297" w:author="Lyle" w:date="2020-08-02T12:39:00Z">
          <w:r w:rsidR="005535E5" w:rsidDel="00DA4B83">
            <w:rPr>
              <w:rFonts w:ascii="Times New Roman" w:hAnsi="Times New Roman" w:cs="Times New Roman"/>
              <w:sz w:val="24"/>
              <w:szCs w:val="24"/>
            </w:rPr>
            <w:delText xml:space="preserve"> </w:delText>
          </w:r>
        </w:del>
      </w:ins>
      <w:del w:id="298" w:author="Lyle" w:date="2020-08-02T12:39:00Z">
        <w:r w:rsidRPr="00EC09DA" w:rsidDel="00DA4B83">
          <w:rPr>
            <w:rFonts w:ascii="Times New Roman" w:hAnsi="Times New Roman" w:cs="Times New Roman"/>
            <w:sz w:val="24"/>
            <w:szCs w:val="24"/>
          </w:rPr>
          <w:delText>m</w:delText>
        </w:r>
        <w:r w:rsidR="00B147F0" w:rsidRPr="00EC09DA" w:rsidDel="00DA4B83">
          <w:rPr>
            <w:rFonts w:ascii="Times New Roman" w:hAnsi="Times New Roman" w:cs="Times New Roman"/>
            <w:sz w:val="24"/>
            <w:szCs w:val="24"/>
            <w:vertAlign w:val="superscript"/>
          </w:rPr>
          <w:delText>-2</w:delText>
        </w:r>
        <w:r w:rsidRPr="00EC09DA" w:rsidDel="00DA4B83">
          <w:rPr>
            <w:rFonts w:ascii="Times New Roman" w:hAnsi="Times New Roman" w:cs="Times New Roman"/>
            <w:sz w:val="24"/>
            <w:szCs w:val="24"/>
          </w:rPr>
          <w:delText xml:space="preserve"> (dry biomass). </w:delText>
        </w:r>
      </w:del>
    </w:p>
    <w:p w14:paraId="0766F033" w14:textId="3276BD88" w:rsidR="00B9190B" w:rsidRPr="00EC09DA" w:rsidRDefault="00B9190B" w:rsidP="00B33415">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quantify root primary production in response to the defoliation treatments, we installed 2</w:t>
      </w:r>
      <w:r w:rsidR="00E24E18">
        <w:rPr>
          <w:rFonts w:ascii="Times New Roman" w:hAnsi="Times New Roman" w:cs="Times New Roman"/>
          <w:sz w:val="24"/>
          <w:szCs w:val="24"/>
        </w:rPr>
        <w:t xml:space="preserve"> </w:t>
      </w:r>
      <w:r w:rsidRPr="00EC09DA">
        <w:rPr>
          <w:rFonts w:ascii="Times New Roman" w:hAnsi="Times New Roman" w:cs="Times New Roman"/>
          <w:sz w:val="24"/>
          <w:szCs w:val="24"/>
        </w:rPr>
        <w:t xml:space="preserve">mm mesh root in-growth cores </w:t>
      </w:r>
      <w:r w:rsidR="00344353">
        <w:rPr>
          <w:rFonts w:ascii="Times New Roman" w:hAnsi="Times New Roman" w:cs="Times New Roman"/>
          <w:sz w:val="24"/>
        </w:rPr>
        <w:t>(</w:t>
      </w:r>
      <w:proofErr w:type="spellStart"/>
      <w:r w:rsidR="00344353">
        <w:rPr>
          <w:rFonts w:ascii="Times New Roman" w:hAnsi="Times New Roman" w:cs="Times New Roman"/>
          <w:sz w:val="24"/>
        </w:rPr>
        <w:t>Makkonen</w:t>
      </w:r>
      <w:proofErr w:type="spellEnd"/>
      <w:r w:rsidR="00344353">
        <w:rPr>
          <w:rFonts w:ascii="Times New Roman" w:hAnsi="Times New Roman" w:cs="Times New Roman"/>
          <w:sz w:val="24"/>
        </w:rPr>
        <w:t xml:space="preserve"> and </w:t>
      </w:r>
      <w:proofErr w:type="spellStart"/>
      <w:r w:rsidR="00344353">
        <w:rPr>
          <w:rFonts w:ascii="Times New Roman" w:hAnsi="Times New Roman" w:cs="Times New Roman"/>
          <w:sz w:val="24"/>
        </w:rPr>
        <w:t>Helmisaari</w:t>
      </w:r>
      <w:proofErr w:type="spellEnd"/>
      <w:r w:rsidR="00344353">
        <w:rPr>
          <w:rFonts w:ascii="Times New Roman" w:hAnsi="Times New Roman" w:cs="Times New Roman"/>
          <w:sz w:val="24"/>
        </w:rPr>
        <w:t xml:space="preserve"> 1999)</w:t>
      </w:r>
      <w:r w:rsidRPr="00EC09DA">
        <w:rPr>
          <w:rFonts w:ascii="Times New Roman" w:hAnsi="Times New Roman" w:cs="Times New Roman"/>
          <w:sz w:val="24"/>
          <w:szCs w:val="24"/>
        </w:rPr>
        <w:t xml:space="preserve"> on </w:t>
      </w:r>
      <w:r w:rsidR="00E24E18">
        <w:rPr>
          <w:rFonts w:ascii="Times New Roman" w:hAnsi="Times New Roman" w:cs="Times New Roman"/>
          <w:sz w:val="24"/>
          <w:szCs w:val="24"/>
        </w:rPr>
        <w:t xml:space="preserve">7 </w:t>
      </w:r>
      <w:r w:rsidRPr="00EC09DA">
        <w:rPr>
          <w:rFonts w:ascii="Times New Roman" w:hAnsi="Times New Roman" w:cs="Times New Roman"/>
          <w:sz w:val="24"/>
          <w:szCs w:val="24"/>
        </w:rPr>
        <w:t xml:space="preserve">June 2013, prior to imposing the defoliation treatments. Cores were 7.5 cm diameter </w:t>
      </w:r>
      <w:r w:rsidR="00E24E18">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25 cm deep and constructed of fiberglass mesh. They were installed by first excavating </w:t>
      </w:r>
      <w:del w:id="299" w:author="Lyle" w:date="2020-08-02T12:44:00Z">
        <w:r w:rsidRPr="00EC09DA" w:rsidDel="00DA4B83">
          <w:rPr>
            <w:rFonts w:ascii="Times New Roman" w:hAnsi="Times New Roman" w:cs="Times New Roman"/>
            <w:sz w:val="24"/>
            <w:szCs w:val="24"/>
          </w:rPr>
          <w:delText xml:space="preserve">a cylinder of </w:delText>
        </w:r>
      </w:del>
      <w:r w:rsidRPr="00EC09DA">
        <w:rPr>
          <w:rFonts w:ascii="Times New Roman" w:hAnsi="Times New Roman" w:cs="Times New Roman"/>
          <w:sz w:val="24"/>
          <w:szCs w:val="24"/>
        </w:rPr>
        <w:t xml:space="preserve">soil with a soil auger to target dimensions, placing the mesh </w:t>
      </w:r>
      <w:ins w:id="300" w:author="Lyle" w:date="2020-08-02T12:45:00Z">
        <w:r w:rsidR="00DA4B83">
          <w:rPr>
            <w:rFonts w:ascii="Times New Roman" w:hAnsi="Times New Roman" w:cs="Times New Roman"/>
            <w:sz w:val="24"/>
            <w:szCs w:val="24"/>
          </w:rPr>
          <w:t xml:space="preserve">cores </w:t>
        </w:r>
      </w:ins>
      <w:del w:id="301" w:author="Lyle" w:date="2020-08-02T12:43:00Z">
        <w:r w:rsidRPr="00EC09DA" w:rsidDel="00DA4B83">
          <w:rPr>
            <w:rFonts w:ascii="Times New Roman" w:hAnsi="Times New Roman" w:cs="Times New Roman"/>
            <w:sz w:val="24"/>
            <w:szCs w:val="24"/>
          </w:rPr>
          <w:delText xml:space="preserve">bags into the </w:delText>
        </w:r>
      </w:del>
      <w:del w:id="302" w:author="Lyle" w:date="2020-08-02T12:46:00Z">
        <w:r w:rsidRPr="00EC09DA" w:rsidDel="00DA4B83">
          <w:rPr>
            <w:rFonts w:ascii="Times New Roman" w:hAnsi="Times New Roman" w:cs="Times New Roman"/>
            <w:sz w:val="24"/>
            <w:szCs w:val="24"/>
          </w:rPr>
          <w:delText>cylinder</w:delText>
        </w:r>
      </w:del>
      <w:ins w:id="303" w:author="Lyle" w:date="2020-08-02T12:44:00Z">
        <w:r w:rsidR="00DA4B83">
          <w:rPr>
            <w:rFonts w:ascii="Times New Roman" w:hAnsi="Times New Roman" w:cs="Times New Roman"/>
            <w:sz w:val="24"/>
            <w:szCs w:val="24"/>
          </w:rPr>
          <w:t>into the</w:t>
        </w:r>
      </w:ins>
      <w:r w:rsidRPr="00EC09DA">
        <w:rPr>
          <w:rFonts w:ascii="Times New Roman" w:hAnsi="Times New Roman" w:cs="Times New Roman"/>
          <w:sz w:val="24"/>
          <w:szCs w:val="24"/>
        </w:rPr>
        <w:t xml:space="preserve"> </w:t>
      </w:r>
      <w:ins w:id="304" w:author="Lyle" w:date="2020-08-02T12:44:00Z">
        <w:r w:rsidR="00DA4B83">
          <w:rPr>
            <w:rFonts w:ascii="Times New Roman" w:hAnsi="Times New Roman" w:cs="Times New Roman"/>
            <w:sz w:val="24"/>
            <w:szCs w:val="24"/>
          </w:rPr>
          <w:t>hole</w:t>
        </w:r>
      </w:ins>
      <w:ins w:id="305" w:author="Lyle" w:date="2020-08-02T12:50:00Z">
        <w:r w:rsidR="00CA2C88">
          <w:rPr>
            <w:rFonts w:ascii="Times New Roman" w:hAnsi="Times New Roman" w:cs="Times New Roman"/>
            <w:sz w:val="24"/>
            <w:szCs w:val="24"/>
          </w:rPr>
          <w:t>s</w:t>
        </w:r>
      </w:ins>
      <w:ins w:id="306" w:author="Lyle" w:date="2020-08-02T12:44:00Z">
        <w:r w:rsidR="00DA4B83">
          <w:rPr>
            <w:rFonts w:ascii="Times New Roman" w:hAnsi="Times New Roman" w:cs="Times New Roman"/>
            <w:sz w:val="24"/>
            <w:szCs w:val="24"/>
          </w:rPr>
          <w:t xml:space="preserve"> produced </w:t>
        </w:r>
      </w:ins>
      <w:r w:rsidRPr="00EC09DA">
        <w:rPr>
          <w:rFonts w:ascii="Times New Roman" w:hAnsi="Times New Roman" w:cs="Times New Roman"/>
          <w:sz w:val="24"/>
          <w:szCs w:val="24"/>
        </w:rPr>
        <w:t xml:space="preserve">so that the upper edge of the </w:t>
      </w:r>
      <w:del w:id="307" w:author="Lyle" w:date="2020-08-02T12:45:00Z">
        <w:r w:rsidRPr="00EC09DA" w:rsidDel="00DA4B83">
          <w:rPr>
            <w:rFonts w:ascii="Times New Roman" w:hAnsi="Times New Roman" w:cs="Times New Roman"/>
            <w:sz w:val="24"/>
            <w:szCs w:val="24"/>
          </w:rPr>
          <w:delText xml:space="preserve">bags </w:delText>
        </w:r>
      </w:del>
      <w:ins w:id="308" w:author="Lyle" w:date="2020-08-02T12:46:00Z">
        <w:r w:rsidR="00DA4B83">
          <w:rPr>
            <w:rFonts w:ascii="Times New Roman" w:hAnsi="Times New Roman" w:cs="Times New Roman"/>
            <w:sz w:val="24"/>
            <w:szCs w:val="24"/>
          </w:rPr>
          <w:t>core</w:t>
        </w:r>
      </w:ins>
      <w:ins w:id="309" w:author="Lyle" w:date="2020-08-02T12:45:00Z">
        <w:r w:rsidR="00DA4B83"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was just below the soil surface, and then re-filling the cores with sieved, root-free soil from the same plot. We retrieved the cores at the end of the growing season on</w:t>
      </w:r>
      <w:r w:rsidR="00782B69">
        <w:rPr>
          <w:rFonts w:ascii="Times New Roman" w:hAnsi="Times New Roman" w:cs="Times New Roman"/>
          <w:sz w:val="24"/>
          <w:szCs w:val="24"/>
        </w:rPr>
        <w:t xml:space="preserve"> 5</w:t>
      </w:r>
      <w:r w:rsidRPr="00EC09DA">
        <w:rPr>
          <w:rFonts w:ascii="Times New Roman" w:hAnsi="Times New Roman" w:cs="Times New Roman"/>
          <w:sz w:val="24"/>
          <w:szCs w:val="24"/>
        </w:rPr>
        <w:t xml:space="preserve"> October 2013, 16 weeks after installation. The final volume of soil contained in each core was quantified prior to washing the roots free of soil on a 250</w:t>
      </w:r>
      <w:r w:rsidR="00782B69">
        <w:rPr>
          <w:rFonts w:ascii="Times New Roman" w:hAnsi="Times New Roman" w:cs="Times New Roman"/>
          <w:sz w:val="24"/>
          <w:szCs w:val="24"/>
        </w:rPr>
        <w:t xml:space="preserve"> </w:t>
      </w:r>
      <w:r w:rsidR="00782B69">
        <w:rPr>
          <w:rFonts w:ascii="Times New Roman" w:hAnsi="Times New Roman" w:cs="Times New Roman"/>
          <w:sz w:val="24"/>
          <w:szCs w:val="24"/>
        </w:rPr>
        <w:sym w:font="Symbol" w:char="F06D"/>
      </w:r>
      <w:r w:rsidRPr="00EC09DA">
        <w:rPr>
          <w:rFonts w:ascii="Times New Roman" w:hAnsi="Times New Roman" w:cs="Times New Roman"/>
          <w:sz w:val="24"/>
          <w:szCs w:val="24"/>
        </w:rPr>
        <w:t xml:space="preserve">M sieve. </w:t>
      </w:r>
      <w:r w:rsidRPr="00EC09DA">
        <w:rPr>
          <w:rFonts w:ascii="Times New Roman" w:hAnsi="Times New Roman" w:cs="Times New Roman"/>
          <w:sz w:val="24"/>
          <w:szCs w:val="24"/>
        </w:rPr>
        <w:lastRenderedPageBreak/>
        <w:t>Root</w:t>
      </w:r>
      <w:ins w:id="310" w:author="Lyle" w:date="2020-08-02T12:48:00Z">
        <w:r w:rsidR="00DA4B83">
          <w:rPr>
            <w:rFonts w:ascii="Times New Roman" w:hAnsi="Times New Roman" w:cs="Times New Roman"/>
            <w:sz w:val="24"/>
            <w:szCs w:val="24"/>
          </w:rPr>
          <w:t>s</w:t>
        </w:r>
      </w:ins>
      <w:del w:id="311" w:author="Lyle" w:date="2020-08-02T12:48:00Z">
        <w:r w:rsidRPr="00EC09DA" w:rsidDel="00DA4B83">
          <w:rPr>
            <w:rFonts w:ascii="Times New Roman" w:hAnsi="Times New Roman" w:cs="Times New Roman"/>
            <w:sz w:val="24"/>
            <w:szCs w:val="24"/>
          </w:rPr>
          <w:delText xml:space="preserve"> samples</w:delText>
        </w:r>
      </w:del>
      <w:r w:rsidRPr="00EC09DA">
        <w:rPr>
          <w:rFonts w:ascii="Times New Roman" w:hAnsi="Times New Roman" w:cs="Times New Roman"/>
          <w:sz w:val="24"/>
          <w:szCs w:val="24"/>
        </w:rPr>
        <w:t xml:space="preserve"> were then oven-dried at 60</w:t>
      </w:r>
      <w:r w:rsidR="00782B69">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C to constant mass and weighed</w:t>
      </w:r>
      <w:ins w:id="312" w:author="Lyle" w:date="2020-08-02T12:48:00Z">
        <w:r w:rsidR="00DA4B83">
          <w:rPr>
            <w:rFonts w:ascii="Times New Roman" w:hAnsi="Times New Roman" w:cs="Times New Roman"/>
            <w:sz w:val="24"/>
            <w:szCs w:val="24"/>
          </w:rPr>
          <w:t>.</w:t>
        </w:r>
      </w:ins>
      <w:del w:id="313" w:author="Lyle" w:date="2020-08-02T12:48:00Z">
        <w:r w:rsidRPr="00EC09DA" w:rsidDel="00DA4B83">
          <w:rPr>
            <w:rFonts w:ascii="Times New Roman" w:hAnsi="Times New Roman" w:cs="Times New Roman"/>
            <w:sz w:val="24"/>
            <w:szCs w:val="24"/>
          </w:rPr>
          <w:delText xml:space="preserve"> on an analytical scale.</w:delText>
        </w:r>
      </w:del>
      <w:r w:rsidRPr="00EC09DA">
        <w:rPr>
          <w:rFonts w:ascii="Times New Roman" w:hAnsi="Times New Roman" w:cs="Times New Roman"/>
          <w:sz w:val="24"/>
          <w:szCs w:val="24"/>
        </w:rPr>
        <w:t xml:space="preserve"> To correct for variation in core volume, root biomass was multiplied by a correction factor determined as the inverse of the ratio of each core volume to a reference core (a cylinder of 7.5 cm diameter and 25 cm depth). Finally, we </w:t>
      </w:r>
      <w:r w:rsidR="007B4EC2" w:rsidRPr="00EC09DA">
        <w:rPr>
          <w:rFonts w:ascii="Times New Roman" w:hAnsi="Times New Roman" w:cs="Times New Roman"/>
          <w:sz w:val="24"/>
          <w:szCs w:val="24"/>
        </w:rPr>
        <w:t xml:space="preserve">visually </w:t>
      </w:r>
      <w:del w:id="314" w:author="Lyle" w:date="2020-08-02T12:53:00Z">
        <w:r w:rsidRPr="00EC09DA" w:rsidDel="00CA2C88">
          <w:rPr>
            <w:rFonts w:ascii="Times New Roman" w:hAnsi="Times New Roman" w:cs="Times New Roman"/>
            <w:sz w:val="24"/>
            <w:szCs w:val="24"/>
          </w:rPr>
          <w:delText xml:space="preserve">determined </w:delText>
        </w:r>
      </w:del>
      <w:ins w:id="315" w:author="Lyle" w:date="2020-08-02T12:53:00Z">
        <w:r w:rsidR="00CA2C88">
          <w:rPr>
            <w:rFonts w:ascii="Times New Roman" w:hAnsi="Times New Roman" w:cs="Times New Roman"/>
            <w:sz w:val="24"/>
            <w:szCs w:val="24"/>
          </w:rPr>
          <w:t>verifi</w:t>
        </w:r>
        <w:r w:rsidR="00CA2C88" w:rsidRPr="00EC09DA">
          <w:rPr>
            <w:rFonts w:ascii="Times New Roman" w:hAnsi="Times New Roman" w:cs="Times New Roman"/>
            <w:sz w:val="24"/>
            <w:szCs w:val="24"/>
          </w:rPr>
          <w:t xml:space="preserve">ed </w:t>
        </w:r>
      </w:ins>
      <w:r w:rsidRPr="00EC09DA">
        <w:rPr>
          <w:rFonts w:ascii="Times New Roman" w:hAnsi="Times New Roman" w:cs="Times New Roman"/>
          <w:sz w:val="24"/>
          <w:szCs w:val="24"/>
        </w:rPr>
        <w:t>that almost all root biomass was contained within the depth we evaluated</w:t>
      </w:r>
      <w:r w:rsidR="007B4EC2" w:rsidRPr="00EC09DA">
        <w:rPr>
          <w:rFonts w:ascii="Times New Roman" w:hAnsi="Times New Roman" w:cs="Times New Roman"/>
          <w:sz w:val="24"/>
          <w:szCs w:val="24"/>
        </w:rPr>
        <w:t xml:space="preserve"> (i.e. 25 cm depth) by digging several test pits around our study area. We note</w:t>
      </w:r>
      <w:ins w:id="316" w:author="Lyle" w:date="2020-08-02T12:53:00Z">
        <w:r w:rsidR="00CA2C88">
          <w:rPr>
            <w:rFonts w:ascii="Times New Roman" w:hAnsi="Times New Roman" w:cs="Times New Roman"/>
            <w:sz w:val="24"/>
            <w:szCs w:val="24"/>
          </w:rPr>
          <w:t>d</w:t>
        </w:r>
      </w:ins>
      <w:r w:rsidR="007B4EC2" w:rsidRPr="00EC09DA">
        <w:rPr>
          <w:rFonts w:ascii="Times New Roman" w:hAnsi="Times New Roman" w:cs="Times New Roman"/>
          <w:sz w:val="24"/>
          <w:szCs w:val="24"/>
        </w:rPr>
        <w:t xml:space="preserve"> from personal observation that wet pastures tend</w:t>
      </w:r>
      <w:ins w:id="317" w:author="Lyle" w:date="2020-08-02T12:53:00Z">
        <w:r w:rsidR="00CA2C88">
          <w:rPr>
            <w:rFonts w:ascii="Times New Roman" w:hAnsi="Times New Roman" w:cs="Times New Roman"/>
            <w:sz w:val="24"/>
            <w:szCs w:val="24"/>
          </w:rPr>
          <w:t>ed</w:t>
        </w:r>
      </w:ins>
      <w:r w:rsidR="007B4EC2" w:rsidRPr="00EC09DA">
        <w:rPr>
          <w:rFonts w:ascii="Times New Roman" w:hAnsi="Times New Roman" w:cs="Times New Roman"/>
          <w:sz w:val="24"/>
          <w:szCs w:val="24"/>
        </w:rPr>
        <w:t xml:space="preserve"> to result in shallower root distribution</w:t>
      </w:r>
      <w:r w:rsidR="00B33415" w:rsidRPr="00EC09DA">
        <w:rPr>
          <w:rFonts w:ascii="Times New Roman" w:hAnsi="Times New Roman" w:cs="Times New Roman"/>
          <w:sz w:val="24"/>
          <w:szCs w:val="24"/>
        </w:rPr>
        <w:t xml:space="preserve">, consistent with early literature </w:t>
      </w:r>
      <w:del w:id="318" w:author="Madhusudana Idupulapati" w:date="2020-04-22T10:09:00Z">
        <w:r w:rsidR="00B33415" w:rsidRPr="00EC09DA" w:rsidDel="005535E5">
          <w:rPr>
            <w:rFonts w:ascii="Times New Roman" w:hAnsi="Times New Roman" w:cs="Times New Roman"/>
            <w:sz w:val="24"/>
            <w:szCs w:val="24"/>
          </w:rPr>
          <w:delText xml:space="preserve">such as </w:delText>
        </w:r>
      </w:del>
      <w:r w:rsidR="00344353">
        <w:rPr>
          <w:rFonts w:ascii="Times New Roman" w:hAnsi="Times New Roman" w:cs="Times New Roman"/>
          <w:sz w:val="24"/>
        </w:rPr>
        <w:t>(Doss et al. 1960)</w:t>
      </w:r>
      <w:r w:rsidR="00B33415" w:rsidRPr="00EC09DA">
        <w:rPr>
          <w:rFonts w:ascii="Times New Roman" w:hAnsi="Times New Roman" w:cs="Times New Roman"/>
          <w:sz w:val="24"/>
          <w:szCs w:val="24"/>
        </w:rPr>
        <w:t>. Therefore,</w:t>
      </w:r>
      <w:r w:rsidRPr="00EC09DA">
        <w:rPr>
          <w:rFonts w:ascii="Times New Roman" w:hAnsi="Times New Roman" w:cs="Times New Roman"/>
          <w:sz w:val="24"/>
          <w:szCs w:val="24"/>
        </w:rPr>
        <w:t xml:space="preserve"> we multiplied root biomass by a constant</w:t>
      </w:r>
      <w:r w:rsidR="00782B69">
        <w:rPr>
          <w:rFonts w:ascii="Times New Roman" w:hAnsi="Times New Roman" w:cs="Times New Roman"/>
          <w:sz w:val="24"/>
          <w:szCs w:val="24"/>
        </w:rPr>
        <w:t xml:space="preserve"> </w:t>
      </w:r>
      <m:oMath>
        <m:f>
          <m:fPr>
            <m:type m:val="skw"/>
            <m:ctrlPr>
              <w:ins w:id="319" w:author="Madhusudana Idupulapati" w:date="2020-04-20T08:12:00Z">
                <w:rPr>
                  <w:rFonts w:ascii="Cambria Math" w:hAnsi="Cambria Math" w:cs="Times New Roman"/>
                  <w:i/>
                  <w:sz w:val="24"/>
                  <w:szCs w:val="24"/>
                </w:rPr>
              </w:ins>
            </m:ctrlPr>
          </m:fPr>
          <m:num>
            <m:r>
              <w:rPr>
                <w:rFonts w:ascii="Cambria Math" w:hAnsi="Cambria Math" w:cs="Times New Roman"/>
                <w:sz w:val="24"/>
                <w:szCs w:val="24"/>
              </w:rPr>
              <m:t>10</m:t>
            </m:r>
            <m:r>
              <w:ins w:id="320" w:author="Lyle" w:date="2020-08-02T12:54:00Z">
                <w:rPr>
                  <w:rFonts w:ascii="Cambria Math" w:hAnsi="Cambria Math" w:cs="Times New Roman"/>
                  <w:sz w:val="24"/>
                  <w:szCs w:val="24"/>
                </w:rPr>
                <m:t>,</m:t>
              </w:ins>
            </m:r>
            <m:r>
              <w:rPr>
                <w:rFonts w:ascii="Cambria Math" w:hAnsi="Cambria Math" w:cs="Times New Roman"/>
                <w:sz w:val="24"/>
                <w:szCs w:val="24"/>
              </w:rPr>
              <m:t>000</m:t>
            </m:r>
          </m:num>
          <m:den>
            <m:r>
              <w:rPr>
                <w:rFonts w:ascii="Cambria Math" w:hAnsi="Cambria Math" w:cs="Times New Roman"/>
                <w:sz w:val="24"/>
                <w:szCs w:val="24"/>
              </w:rPr>
              <m:t xml:space="preserve">π× </m:t>
            </m:r>
            <m:sSup>
              <m:sSupPr>
                <m:ctrlPr>
                  <w:ins w:id="321" w:author="Madhusudana Idupulapati" w:date="2020-04-20T08:12:00Z">
                    <w:rPr>
                      <w:rFonts w:ascii="Cambria Math" w:hAnsi="Cambria Math" w:cs="Times New Roman"/>
                      <w:i/>
                      <w:sz w:val="24"/>
                      <w:szCs w:val="24"/>
                    </w:rPr>
                  </w:ins>
                </m:ctrlPr>
              </m:sSupPr>
              <m:e>
                <m:r>
                  <w:rPr>
                    <w:rFonts w:ascii="Cambria Math" w:hAnsi="Cambria Math" w:cs="Times New Roman"/>
                    <w:sz w:val="24"/>
                    <w:szCs w:val="24"/>
                  </w:rPr>
                  <m:t>3.75</m:t>
                </m:r>
              </m:e>
              <m:sup>
                <m:r>
                  <w:rPr>
                    <w:rFonts w:ascii="Cambria Math" w:hAnsi="Cambria Math" w:cs="Times New Roman"/>
                    <w:sz w:val="24"/>
                    <w:szCs w:val="24"/>
                  </w:rPr>
                  <m:t>2</m:t>
                </m:r>
              </m:sup>
            </m:sSup>
          </m:den>
        </m:f>
      </m:oMath>
      <w:r w:rsidRPr="00EC09DA">
        <w:rPr>
          <w:rFonts w:ascii="Times New Roman" w:hAnsi="Times New Roman" w:cs="Times New Roman"/>
          <w:sz w:val="24"/>
          <w:szCs w:val="24"/>
        </w:rPr>
        <w:t xml:space="preserve"> to convert our measure</w:t>
      </w:r>
      <w:r w:rsidR="00782B69">
        <w:rPr>
          <w:rFonts w:ascii="Times New Roman" w:hAnsi="Times New Roman" w:cs="Times New Roman"/>
          <w:sz w:val="24"/>
          <w:szCs w:val="24"/>
        </w:rPr>
        <w:t>ments</w:t>
      </w:r>
      <w:r w:rsidRPr="00EC09DA">
        <w:rPr>
          <w:rFonts w:ascii="Times New Roman" w:hAnsi="Times New Roman" w:cs="Times New Roman"/>
          <w:sz w:val="24"/>
          <w:szCs w:val="24"/>
        </w:rPr>
        <w:t xml:space="preserve"> to </w:t>
      </w:r>
      <w:ins w:id="322" w:author="Madhusudana Idupulapati" w:date="2020-04-22T10:10:00Z">
        <w:r w:rsidR="005535E5" w:rsidRPr="00EC09DA">
          <w:rPr>
            <w:rFonts w:ascii="Times New Roman" w:hAnsi="Times New Roman" w:cs="Times New Roman"/>
            <w:sz w:val="24"/>
            <w:szCs w:val="24"/>
          </w:rPr>
          <w:t>g</w:t>
        </w:r>
      </w:ins>
      <w:ins w:id="323" w:author="Lyle" w:date="2020-08-02T12:54:00Z">
        <w:r w:rsidR="00CA2C88">
          <w:rPr>
            <w:rFonts w:ascii="Times New Roman" w:hAnsi="Times New Roman" w:cs="Times New Roman"/>
            <w:sz w:val="24"/>
            <w:szCs w:val="24"/>
          </w:rPr>
          <w:t>/</w:t>
        </w:r>
      </w:ins>
      <w:ins w:id="324" w:author="Madhusudana Idupulapati" w:date="2020-04-22T10:10:00Z">
        <w:del w:id="325" w:author="Lyle" w:date="2020-08-02T12:54:00Z">
          <w:r w:rsidR="005535E5" w:rsidDel="00CA2C88">
            <w:rPr>
              <w:rFonts w:ascii="Times New Roman" w:hAnsi="Times New Roman" w:cs="Times New Roman"/>
              <w:sz w:val="24"/>
              <w:szCs w:val="24"/>
            </w:rPr>
            <w:delText xml:space="preserve"> </w:delText>
          </w:r>
        </w:del>
        <w:r w:rsidR="005535E5" w:rsidRPr="00EC09DA">
          <w:rPr>
            <w:rFonts w:ascii="Times New Roman" w:hAnsi="Times New Roman" w:cs="Times New Roman"/>
            <w:sz w:val="24"/>
            <w:szCs w:val="24"/>
          </w:rPr>
          <w:t>m</w:t>
        </w:r>
        <w:del w:id="326" w:author="Lyle" w:date="2020-08-02T12:54:00Z">
          <w:r w:rsidR="005535E5" w:rsidRPr="00EC09DA" w:rsidDel="00CA2C88">
            <w:rPr>
              <w:rFonts w:ascii="Times New Roman" w:hAnsi="Times New Roman" w:cs="Times New Roman"/>
              <w:sz w:val="24"/>
              <w:szCs w:val="24"/>
              <w:vertAlign w:val="superscript"/>
            </w:rPr>
            <w:delText>-</w:delText>
          </w:r>
        </w:del>
        <w:r w:rsidR="005535E5" w:rsidRPr="00EC09DA">
          <w:rPr>
            <w:rFonts w:ascii="Times New Roman" w:hAnsi="Times New Roman" w:cs="Times New Roman"/>
            <w:sz w:val="24"/>
            <w:szCs w:val="24"/>
            <w:vertAlign w:val="superscript"/>
          </w:rPr>
          <w:t>2</w:t>
        </w:r>
      </w:ins>
      <w:del w:id="327" w:author="Madhusudana Idupulapati" w:date="2020-04-22T10:10:00Z">
        <w:r w:rsidRPr="00EC09DA" w:rsidDel="005535E5">
          <w:rPr>
            <w:rFonts w:ascii="Times New Roman" w:hAnsi="Times New Roman" w:cs="Times New Roman"/>
            <w:sz w:val="24"/>
            <w:szCs w:val="24"/>
          </w:rPr>
          <w:delText>g/m</w:delText>
        </w:r>
        <w:r w:rsidRPr="00EC09DA" w:rsidDel="005535E5">
          <w:rPr>
            <w:rFonts w:ascii="Times New Roman" w:hAnsi="Times New Roman" w:cs="Times New Roman"/>
            <w:sz w:val="24"/>
            <w:szCs w:val="24"/>
            <w:vertAlign w:val="superscript"/>
          </w:rPr>
          <w:delText>2</w:delText>
        </w:r>
      </w:del>
      <w:r w:rsidRPr="00EC09DA">
        <w:rPr>
          <w:rFonts w:ascii="Times New Roman" w:hAnsi="Times New Roman" w:cs="Times New Roman"/>
          <w:sz w:val="24"/>
          <w:szCs w:val="24"/>
        </w:rPr>
        <w:t xml:space="preserve">, putting them on an easily interpretable scale. </w:t>
      </w:r>
    </w:p>
    <w:p w14:paraId="131985AF" w14:textId="77777777" w:rsidR="00B9190B" w:rsidRPr="00EC09DA" w:rsidRDefault="00B9190B" w:rsidP="00B9190B">
      <w:pPr>
        <w:spacing w:line="480" w:lineRule="auto"/>
        <w:rPr>
          <w:rFonts w:ascii="Times New Roman" w:hAnsi="Times New Roman" w:cs="Times New Roman"/>
          <w:sz w:val="24"/>
          <w:szCs w:val="24"/>
        </w:rPr>
      </w:pPr>
    </w:p>
    <w:p w14:paraId="552A440B" w14:textId="3F578166" w:rsidR="00B9190B" w:rsidRPr="00782B69" w:rsidRDefault="00B9190B" w:rsidP="00B9190B">
      <w:pPr>
        <w:spacing w:line="480" w:lineRule="auto"/>
        <w:rPr>
          <w:rFonts w:ascii="Times New Roman" w:hAnsi="Times New Roman" w:cs="Times New Roman"/>
          <w:i/>
          <w:sz w:val="24"/>
          <w:szCs w:val="24"/>
        </w:rPr>
      </w:pPr>
      <w:r w:rsidRPr="00782B69">
        <w:rPr>
          <w:rFonts w:ascii="Times New Roman" w:hAnsi="Times New Roman" w:cs="Times New Roman"/>
          <w:i/>
          <w:sz w:val="24"/>
          <w:szCs w:val="24"/>
        </w:rPr>
        <w:t xml:space="preserve">Statistical </w:t>
      </w:r>
      <w:r w:rsidR="00CA2C88" w:rsidRPr="00782B69">
        <w:rPr>
          <w:rFonts w:ascii="Times New Roman" w:hAnsi="Times New Roman" w:cs="Times New Roman"/>
          <w:i/>
          <w:sz w:val="24"/>
          <w:szCs w:val="24"/>
        </w:rPr>
        <w:t>a</w:t>
      </w:r>
      <w:r w:rsidRPr="00782B69">
        <w:rPr>
          <w:rFonts w:ascii="Times New Roman" w:hAnsi="Times New Roman" w:cs="Times New Roman"/>
          <w:i/>
          <w:sz w:val="24"/>
          <w:szCs w:val="24"/>
        </w:rPr>
        <w:t>nalysis</w:t>
      </w:r>
    </w:p>
    <w:p w14:paraId="5181400C" w14:textId="2DD80AC0" w:rsidR="00B9190B" w:rsidRPr="00EC09DA" w:rsidRDefault="00B9190B">
      <w:pPr>
        <w:spacing w:line="480" w:lineRule="auto"/>
        <w:rPr>
          <w:rFonts w:ascii="Times New Roman" w:hAnsi="Times New Roman" w:cs="Times New Roman"/>
          <w:sz w:val="24"/>
          <w:szCs w:val="24"/>
        </w:rPr>
        <w:pPrChange w:id="328" w:author="Lyle" w:date="2020-08-02T12:54:00Z">
          <w:pPr>
            <w:spacing w:line="480" w:lineRule="auto"/>
            <w:ind w:firstLine="720"/>
          </w:pPr>
        </w:pPrChange>
      </w:pPr>
      <w:r w:rsidRPr="00EC09DA">
        <w:rPr>
          <w:rFonts w:ascii="Times New Roman" w:hAnsi="Times New Roman" w:cs="Times New Roman"/>
          <w:sz w:val="24"/>
          <w:szCs w:val="24"/>
        </w:rPr>
        <w:t xml:space="preserve">Response variables for analyses were shoot and root production, and a measure of </w:t>
      </w:r>
      <w:del w:id="329" w:author="Lyle" w:date="2020-08-05T15:50:00Z">
        <w:r w:rsidRPr="00EC09DA" w:rsidDel="00540A12">
          <w:rPr>
            <w:rFonts w:ascii="Times New Roman" w:hAnsi="Times New Roman" w:cs="Times New Roman"/>
            <w:sz w:val="24"/>
            <w:szCs w:val="24"/>
          </w:rPr>
          <w:delText xml:space="preserve">root </w:delText>
        </w:r>
      </w:del>
      <w:ins w:id="330" w:author="Madhusudana Idupulapati" w:date="2020-04-22T10:10:00Z">
        <w:del w:id="331" w:author="Lyle" w:date="2020-08-05T15:50:00Z">
          <w:r w:rsidR="005535E5" w:rsidDel="00540A12">
            <w:rPr>
              <w:rFonts w:ascii="Times New Roman" w:hAnsi="Times New Roman" w:cs="Times New Roman"/>
              <w:sz w:val="24"/>
              <w:szCs w:val="24"/>
            </w:rPr>
            <w:delText xml:space="preserve">biomass </w:delText>
          </w:r>
        </w:del>
      </w:ins>
      <w:r w:rsidRPr="00EC09DA">
        <w:rPr>
          <w:rFonts w:ascii="Times New Roman" w:hAnsi="Times New Roman" w:cs="Times New Roman"/>
          <w:sz w:val="24"/>
          <w:szCs w:val="24"/>
        </w:rPr>
        <w:t xml:space="preserve">allocation </w:t>
      </w:r>
      <w:ins w:id="332" w:author="Lyle" w:date="2020-08-05T15:49:00Z">
        <w:r w:rsidR="00540A12">
          <w:rPr>
            <w:rFonts w:ascii="Times New Roman" w:hAnsi="Times New Roman" w:cs="Times New Roman"/>
            <w:sz w:val="24"/>
            <w:szCs w:val="24"/>
          </w:rPr>
          <w:t xml:space="preserve">of </w:t>
        </w:r>
        <w:proofErr w:type="spellStart"/>
        <w:r w:rsidR="00540A12">
          <w:rPr>
            <w:rFonts w:ascii="Times New Roman" w:hAnsi="Times New Roman" w:cs="Times New Roman"/>
            <w:sz w:val="24"/>
            <w:szCs w:val="24"/>
          </w:rPr>
          <w:t>photosyhthate</w:t>
        </w:r>
        <w:proofErr w:type="spellEnd"/>
        <w:r w:rsidR="00540A12">
          <w:rPr>
            <w:rFonts w:ascii="Times New Roman" w:hAnsi="Times New Roman" w:cs="Times New Roman"/>
            <w:sz w:val="24"/>
            <w:szCs w:val="24"/>
          </w:rPr>
          <w:t xml:space="preserve"> to root biomass </w:t>
        </w:r>
      </w:ins>
      <w:r w:rsidRPr="00EC09DA">
        <w:rPr>
          <w:rFonts w:ascii="Times New Roman" w:hAnsi="Times New Roman" w:cs="Times New Roman"/>
          <w:sz w:val="24"/>
          <w:szCs w:val="24"/>
        </w:rPr>
        <w:t xml:space="preserve">defined as: </w:t>
      </w:r>
    </w:p>
    <w:p w14:paraId="6682F555" w14:textId="2D688828" w:rsidR="00B9190B" w:rsidRPr="00CA2C88" w:rsidRDefault="005536F5" w:rsidP="00B9190B">
      <w:pPr>
        <w:spacing w:line="480" w:lineRule="auto"/>
        <w:ind w:firstLine="720"/>
        <w:rPr>
          <w:rFonts w:ascii="Times New Roman" w:hAnsi="Times New Roman" w:cs="Times New Roman"/>
          <w:sz w:val="24"/>
          <w:szCs w:val="24"/>
        </w:rPr>
      </w:pPr>
      <m:oMathPara>
        <m:oMathParaPr>
          <m:jc m:val="center"/>
        </m:oMathParaPr>
        <m:oMath>
          <m:f>
            <m:fPr>
              <m:ctrlPr>
                <w:ins w:id="333" w:author="Madhusudana Idupulapati" w:date="2020-04-20T08:12:00Z">
                  <w:rPr>
                    <w:rFonts w:ascii="Cambria Math" w:hAnsi="Cambria Math" w:cs="Times New Roman"/>
                    <w:sz w:val="24"/>
                    <w:szCs w:val="24"/>
                  </w:rPr>
                </w:ins>
              </m:ctrlPr>
            </m:fPr>
            <m:num>
              <m:r>
                <m:rPr>
                  <m:sty m:val="p"/>
                </m:rPr>
                <w:rPr>
                  <w:rFonts w:ascii="Cambria Math" w:hAnsi="Cambria Math" w:cs="Times New Roman"/>
                  <w:sz w:val="24"/>
                  <w:szCs w:val="24"/>
                </w:rPr>
                <m:t>Root production</m:t>
              </m:r>
            </m:num>
            <m:den>
              <m:r>
                <m:rPr>
                  <m:sty m:val="p"/>
                </m:rPr>
                <w:rPr>
                  <w:rFonts w:ascii="Cambria Math" w:hAnsi="Cambria Math" w:cs="Times New Roman"/>
                  <w:sz w:val="24"/>
                  <w:szCs w:val="24"/>
                </w:rPr>
                <m:t>Root production+Shoot production</m:t>
              </m:r>
            </m:den>
          </m:f>
        </m:oMath>
      </m:oMathPara>
    </w:p>
    <w:p w14:paraId="490AAA13" w14:textId="22158F30" w:rsidR="00B9190B" w:rsidRPr="00EC09DA" w:rsidRDefault="00B9190B" w:rsidP="00B9190B">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 To analyze among-cultivar variability in response to our treatments, we parameterized a varying-intercept/varying-slope Bayesian hierarchical model that we applied to both </w:t>
      </w:r>
      <w:del w:id="334" w:author="Lyle" w:date="2020-08-05T15:50:00Z">
        <w:r w:rsidRPr="00EC09DA" w:rsidDel="00540A12">
          <w:rPr>
            <w:rFonts w:ascii="Times New Roman" w:hAnsi="Times New Roman" w:cs="Times New Roman"/>
            <w:sz w:val="24"/>
            <w:szCs w:val="24"/>
          </w:rPr>
          <w:delText xml:space="preserve">of our </w:delText>
        </w:r>
      </w:del>
      <w:r w:rsidRPr="00EC09DA">
        <w:rPr>
          <w:rFonts w:ascii="Times New Roman" w:hAnsi="Times New Roman" w:cs="Times New Roman"/>
          <w:sz w:val="24"/>
          <w:szCs w:val="24"/>
        </w:rPr>
        <w:t>response variables. In this model, we estimate</w:t>
      </w:r>
      <w:ins w:id="335" w:author="Lyle" w:date="2020-08-02T12:55:00Z">
        <w:r w:rsidR="00CA2C88">
          <w:rPr>
            <w:rFonts w:ascii="Times New Roman" w:hAnsi="Times New Roman" w:cs="Times New Roman"/>
            <w:sz w:val="24"/>
            <w:szCs w:val="24"/>
          </w:rPr>
          <w:t>d</w:t>
        </w:r>
      </w:ins>
      <w:r w:rsidRPr="00EC09DA">
        <w:rPr>
          <w:rFonts w:ascii="Times New Roman" w:hAnsi="Times New Roman" w:cs="Times New Roman"/>
          <w:sz w:val="24"/>
          <w:szCs w:val="24"/>
        </w:rPr>
        <w:t xml:space="preserve"> intercept and slope (i.e. treatment effects) coefficients for each cultivar, where each batch of coefficients </w:t>
      </w:r>
      <w:del w:id="336" w:author="Lyle" w:date="2020-08-02T12:56:00Z">
        <w:r w:rsidRPr="00EC09DA" w:rsidDel="00CA2C88">
          <w:rPr>
            <w:rFonts w:ascii="Times New Roman" w:hAnsi="Times New Roman" w:cs="Times New Roman"/>
            <w:sz w:val="24"/>
            <w:szCs w:val="24"/>
          </w:rPr>
          <w:delText xml:space="preserve">is </w:delText>
        </w:r>
      </w:del>
      <w:ins w:id="337" w:author="Lyle" w:date="2020-08-02T12:56:00Z">
        <w:r w:rsidR="00CA2C88">
          <w:rPr>
            <w:rFonts w:ascii="Times New Roman" w:hAnsi="Times New Roman" w:cs="Times New Roman"/>
            <w:sz w:val="24"/>
            <w:szCs w:val="24"/>
          </w:rPr>
          <w:t>was</w:t>
        </w:r>
        <w:r w:rsidR="00CA2C88"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modeled as a draw from a normal distribution with an estimated variance component </w:t>
      </w:r>
      <w:r w:rsidR="00344353">
        <w:rPr>
          <w:rFonts w:ascii="Times New Roman" w:hAnsi="Times New Roman" w:cs="Times New Roman"/>
          <w:sz w:val="24"/>
        </w:rPr>
        <w:t>(Gelman and Hill 2007)</w:t>
      </w:r>
      <w:r w:rsidRPr="00EC09DA">
        <w:rPr>
          <w:rFonts w:ascii="Times New Roman" w:hAnsi="Times New Roman" w:cs="Times New Roman"/>
          <w:sz w:val="24"/>
          <w:szCs w:val="24"/>
        </w:rPr>
        <w:t xml:space="preserve">. We included binary predictor variables using a -0.5/0.5 “effect coding” for our experimentally imposed treatments: lenient (15 cm) and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w:t>
      </w:r>
      <w:ins w:id="338" w:author="Lyle" w:date="2020-08-02T12:56:00Z">
        <w:r w:rsidR="00CA2C88">
          <w:rPr>
            <w:rFonts w:ascii="Times New Roman" w:hAnsi="Times New Roman" w:cs="Times New Roman"/>
            <w:sz w:val="24"/>
            <w:szCs w:val="24"/>
          </w:rPr>
          <w:t>s</w:t>
        </w:r>
      </w:ins>
      <w:r w:rsidRPr="00EC09DA">
        <w:rPr>
          <w:rFonts w:ascii="Times New Roman" w:hAnsi="Times New Roman" w:cs="Times New Roman"/>
          <w:sz w:val="24"/>
          <w:szCs w:val="24"/>
        </w:rPr>
        <w:t xml:space="preserve"> were assigned -0.5 values, while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and severe (5 cm) defoliation</w:t>
      </w:r>
      <w:ins w:id="339" w:author="Lyle" w:date="2020-08-02T12:57:00Z">
        <w:r w:rsidR="00CA2C88">
          <w:rPr>
            <w:rFonts w:ascii="Times New Roman" w:hAnsi="Times New Roman" w:cs="Times New Roman"/>
            <w:sz w:val="24"/>
            <w:szCs w:val="24"/>
          </w:rPr>
          <w:t>s</w:t>
        </w:r>
      </w:ins>
      <w:r w:rsidRPr="00EC09DA">
        <w:rPr>
          <w:rFonts w:ascii="Times New Roman" w:hAnsi="Times New Roman" w:cs="Times New Roman"/>
          <w:sz w:val="24"/>
          <w:szCs w:val="24"/>
        </w:rPr>
        <w:t xml:space="preserve"> were assigned 0.5 values. Under this coding, the model intercept represents the grand mean, and the coefficients for defoliation severity and </w:t>
      </w:r>
      <w:r w:rsidRPr="00EC09DA">
        <w:rPr>
          <w:rFonts w:ascii="Times New Roman" w:hAnsi="Times New Roman" w:cs="Times New Roman"/>
          <w:sz w:val="24"/>
          <w:szCs w:val="24"/>
        </w:rPr>
        <w:lastRenderedPageBreak/>
        <w:t>frequency represent the main effects of severe and/or frequent defoliation across both levels of the other treatment (see</w:t>
      </w:r>
      <w:r w:rsidR="00A52289" w:rsidRPr="00EC09DA">
        <w:rPr>
          <w:rFonts w:ascii="Times New Roman" w:hAnsi="Times New Roman" w:cs="Times New Roman"/>
          <w:sz w:val="24"/>
          <w:szCs w:val="24"/>
        </w:rPr>
        <w:t xml:space="preserve"> e.g.</w:t>
      </w:r>
      <w:r w:rsidR="00241F9B" w:rsidRPr="00EC09DA">
        <w:rPr>
          <w:rFonts w:ascii="Times New Roman" w:hAnsi="Times New Roman" w:cs="Times New Roman"/>
          <w:sz w:val="24"/>
          <w:szCs w:val="24"/>
        </w:rPr>
        <w:t xml:space="preserve"> </w:t>
      </w:r>
      <w:proofErr w:type="spellStart"/>
      <w:r w:rsidR="00344353">
        <w:rPr>
          <w:rFonts w:ascii="Times New Roman" w:hAnsi="Times New Roman" w:cs="Times New Roman"/>
          <w:sz w:val="24"/>
        </w:rPr>
        <w:t>Schabenberger</w:t>
      </w:r>
      <w:proofErr w:type="spellEnd"/>
      <w:r w:rsidR="00344353">
        <w:rPr>
          <w:rFonts w:ascii="Times New Roman" w:hAnsi="Times New Roman" w:cs="Times New Roman"/>
          <w:sz w:val="24"/>
        </w:rPr>
        <w:t xml:space="preserve"> et al. 2000)</w:t>
      </w:r>
      <w:r w:rsidRPr="00EC09DA">
        <w:rPr>
          <w:rFonts w:ascii="Times New Roman" w:hAnsi="Times New Roman" w:cs="Times New Roman"/>
          <w:sz w:val="24"/>
          <w:szCs w:val="24"/>
        </w:rPr>
        <w:t xml:space="preserve">. We also included a term for the interaction of severe and frequent defoliation treatments and a random effect of plot to allow for correlation in observations from the same plot. Our varying-intercept/varying-slope model therefore included </w:t>
      </w:r>
      <w:del w:id="340" w:author="Lyle" w:date="2020-08-02T13:27:00Z">
        <w:r w:rsidRPr="00EC09DA" w:rsidDel="00F04019">
          <w:rPr>
            <w:rFonts w:ascii="Times New Roman" w:hAnsi="Times New Roman" w:cs="Times New Roman"/>
            <w:sz w:val="24"/>
            <w:szCs w:val="24"/>
          </w:rPr>
          <w:delText xml:space="preserve">four </w:delText>
        </w:r>
      </w:del>
      <w:ins w:id="341" w:author="Lyle" w:date="2020-08-02T13:27:00Z">
        <w:r w:rsidR="00F04019">
          <w:rPr>
            <w:rFonts w:ascii="Times New Roman" w:hAnsi="Times New Roman" w:cs="Times New Roman"/>
            <w:sz w:val="24"/>
            <w:szCs w:val="24"/>
          </w:rPr>
          <w:t>4</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separate estimates of grand means (</w:t>
      </w:r>
      <w:del w:id="342" w:author="Lyle" w:date="2020-08-02T13:27:00Z">
        <w:r w:rsidRPr="00EC09DA" w:rsidDel="00F04019">
          <w:rPr>
            <w:rFonts w:ascii="Times New Roman" w:hAnsi="Times New Roman" w:cs="Times New Roman"/>
            <w:sz w:val="24"/>
            <w:szCs w:val="24"/>
          </w:rPr>
          <w:delText xml:space="preserve">one </w:delText>
        </w:r>
      </w:del>
      <w:ins w:id="343" w:author="Lyle" w:date="2020-08-02T13:27:00Z">
        <w:r w:rsidR="00F04019">
          <w:rPr>
            <w:rFonts w:ascii="Times New Roman" w:hAnsi="Times New Roman" w:cs="Times New Roman"/>
            <w:sz w:val="24"/>
            <w:szCs w:val="24"/>
          </w:rPr>
          <w:t>1</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for each cultivar), each of which represent</w:t>
      </w:r>
      <w:ins w:id="344" w:author="Lyle" w:date="2020-08-05T15:52:00Z">
        <w:r w:rsidR="00540A12">
          <w:rPr>
            <w:rFonts w:ascii="Times New Roman" w:hAnsi="Times New Roman" w:cs="Times New Roman"/>
            <w:sz w:val="24"/>
            <w:szCs w:val="24"/>
          </w:rPr>
          <w:t>ed</w:t>
        </w:r>
      </w:ins>
      <w:del w:id="345" w:author="Lyle" w:date="2020-08-05T15:52:00Z">
        <w:r w:rsidRPr="00EC09DA" w:rsidDel="00540A12">
          <w:rPr>
            <w:rFonts w:ascii="Times New Roman" w:hAnsi="Times New Roman" w:cs="Times New Roman"/>
            <w:sz w:val="24"/>
            <w:szCs w:val="24"/>
          </w:rPr>
          <w:delText>s</w:delText>
        </w:r>
      </w:del>
      <w:r w:rsidRPr="00EC09DA">
        <w:rPr>
          <w:rFonts w:ascii="Times New Roman" w:hAnsi="Times New Roman" w:cs="Times New Roman"/>
          <w:sz w:val="24"/>
          <w:szCs w:val="24"/>
        </w:rPr>
        <w:t xml:space="preserve"> an estimate of performance for that cultivar across all defoliation treatment conditions, and </w:t>
      </w:r>
      <w:del w:id="346" w:author="Lyle" w:date="2020-08-02T13:27:00Z">
        <w:r w:rsidRPr="00EC09DA" w:rsidDel="00F04019">
          <w:rPr>
            <w:rFonts w:ascii="Times New Roman" w:hAnsi="Times New Roman" w:cs="Times New Roman"/>
            <w:sz w:val="24"/>
            <w:szCs w:val="24"/>
          </w:rPr>
          <w:delText xml:space="preserve">four </w:delText>
        </w:r>
      </w:del>
      <w:ins w:id="347" w:author="Lyle" w:date="2020-08-02T13:27:00Z">
        <w:r w:rsidR="00F04019">
          <w:rPr>
            <w:rFonts w:ascii="Times New Roman" w:hAnsi="Times New Roman" w:cs="Times New Roman"/>
            <w:sz w:val="24"/>
            <w:szCs w:val="24"/>
          </w:rPr>
          <w:t>4</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treatment effect estimates (</w:t>
      </w:r>
      <w:del w:id="348" w:author="Lyle" w:date="2020-08-02T13:27:00Z">
        <w:r w:rsidRPr="00EC09DA" w:rsidDel="00F04019">
          <w:rPr>
            <w:rFonts w:ascii="Times New Roman" w:hAnsi="Times New Roman" w:cs="Times New Roman"/>
            <w:sz w:val="24"/>
            <w:szCs w:val="24"/>
          </w:rPr>
          <w:delText xml:space="preserve">one </w:delText>
        </w:r>
      </w:del>
      <w:ins w:id="349" w:author="Lyle" w:date="2020-08-02T13:27:00Z">
        <w:r w:rsidR="00F04019">
          <w:rPr>
            <w:rFonts w:ascii="Times New Roman" w:hAnsi="Times New Roman" w:cs="Times New Roman"/>
            <w:sz w:val="24"/>
            <w:szCs w:val="24"/>
          </w:rPr>
          <w:t>1</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for each cultivar) for frequent defoliation, severe defoliation</w:t>
      </w:r>
      <w:del w:id="350" w:author="Lyle" w:date="2020-08-02T13:27:00Z">
        <w:r w:rsidRPr="00EC09DA" w:rsidDel="00F04019">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their interaction. Since these coefficients were drawn from distributions with estimated variance components, the separate estimates were partially pooled towards their common mean, which also was estimated from the data, a property that built in an automatic correction for multiple comparisons</w:t>
      </w:r>
      <w:r w:rsidR="00507DC1" w:rsidRPr="00EC09DA">
        <w:rPr>
          <w:rFonts w:ascii="Times New Roman" w:hAnsi="Times New Roman" w:cs="Times New Roman"/>
          <w:sz w:val="24"/>
          <w:szCs w:val="24"/>
        </w:rPr>
        <w:t xml:space="preserve"> among cultivars</w:t>
      </w:r>
      <w:r w:rsidRPr="00EC09DA">
        <w:rPr>
          <w:rFonts w:ascii="Times New Roman" w:hAnsi="Times New Roman" w:cs="Times New Roman"/>
          <w:sz w:val="24"/>
          <w:szCs w:val="24"/>
        </w:rPr>
        <w:t xml:space="preserve"> and obviated the need for arbitrary post-hoc adjustments such as the </w:t>
      </w:r>
      <w:proofErr w:type="spellStart"/>
      <w:r w:rsidRPr="00EC09DA">
        <w:rPr>
          <w:rFonts w:ascii="Times New Roman" w:hAnsi="Times New Roman" w:cs="Times New Roman"/>
          <w:sz w:val="24"/>
          <w:szCs w:val="24"/>
        </w:rPr>
        <w:t>Bonferonni</w:t>
      </w:r>
      <w:proofErr w:type="spellEnd"/>
      <w:r w:rsidRPr="00EC09DA">
        <w:rPr>
          <w:rFonts w:ascii="Times New Roman" w:hAnsi="Times New Roman" w:cs="Times New Roman"/>
          <w:sz w:val="24"/>
          <w:szCs w:val="24"/>
        </w:rPr>
        <w:t xml:space="preserve"> correction </w:t>
      </w:r>
      <w:r w:rsidR="00344353">
        <w:rPr>
          <w:rFonts w:ascii="Times New Roman" w:hAnsi="Times New Roman" w:cs="Times New Roman"/>
          <w:sz w:val="24"/>
        </w:rPr>
        <w:t>(</w:t>
      </w:r>
      <w:proofErr w:type="spellStart"/>
      <w:r w:rsidR="00344353">
        <w:rPr>
          <w:rFonts w:ascii="Times New Roman" w:hAnsi="Times New Roman" w:cs="Times New Roman"/>
          <w:sz w:val="24"/>
        </w:rPr>
        <w:t>Gelman</w:t>
      </w:r>
      <w:proofErr w:type="spellEnd"/>
      <w:r w:rsidR="00344353">
        <w:rPr>
          <w:rFonts w:ascii="Times New Roman" w:hAnsi="Times New Roman" w:cs="Times New Roman"/>
          <w:sz w:val="24"/>
        </w:rPr>
        <w:t xml:space="preserve"> et al. 2012)</w:t>
      </w:r>
      <w:r w:rsidRPr="00EC09DA">
        <w:rPr>
          <w:rFonts w:ascii="Times New Roman" w:hAnsi="Times New Roman" w:cs="Times New Roman"/>
          <w:sz w:val="24"/>
          <w:szCs w:val="24"/>
        </w:rPr>
        <w:t xml:space="preserve">. Finally, because </w:t>
      </w:r>
      <w:r w:rsidR="00507DC1" w:rsidRPr="00EC09DA">
        <w:rPr>
          <w:rFonts w:ascii="Times New Roman" w:hAnsi="Times New Roman" w:cs="Times New Roman"/>
          <w:sz w:val="24"/>
          <w:szCs w:val="24"/>
        </w:rPr>
        <w:t xml:space="preserve">growth data are naturally constrained to be positive only and because </w:t>
      </w:r>
      <w:r w:rsidRPr="00EC09DA">
        <w:rPr>
          <w:rFonts w:ascii="Times New Roman" w:hAnsi="Times New Roman" w:cs="Times New Roman"/>
          <w:sz w:val="24"/>
          <w:szCs w:val="24"/>
        </w:rPr>
        <w:t>we observed a pattern of variance increasing with the mean, we used a gamma distribution to model our data, which naturally accounts for this nearly universal pattern in biomass data. We used the standard log-link in our parameterization of the gamma regression model, and thus our model coefficients represent multiplicative effects, and are reported on the log</w:t>
      </w:r>
      <w:ins w:id="351" w:author="Lyle" w:date="2020-08-02T13:29:00Z">
        <w:r w:rsidR="00F04019">
          <w:rPr>
            <w:rFonts w:ascii="Times New Roman" w:hAnsi="Times New Roman" w:cs="Times New Roman"/>
            <w:sz w:val="24"/>
            <w:szCs w:val="24"/>
          </w:rPr>
          <w:t>-</w:t>
        </w:r>
      </w:ins>
      <w:del w:id="352" w:author="Lyle" w:date="2020-08-02T13:29:00Z">
        <w:r w:rsidRPr="00EC09DA" w:rsidDel="00F04019">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link scale </w:t>
      </w:r>
      <w:r w:rsidR="00344353">
        <w:rPr>
          <w:rFonts w:ascii="Times New Roman" w:hAnsi="Times New Roman" w:cs="Times New Roman"/>
          <w:sz w:val="24"/>
        </w:rPr>
        <w:t>(</w:t>
      </w:r>
      <w:proofErr w:type="spellStart"/>
      <w:r w:rsidR="00344353">
        <w:rPr>
          <w:rFonts w:ascii="Times New Roman" w:hAnsi="Times New Roman" w:cs="Times New Roman"/>
          <w:sz w:val="24"/>
        </w:rPr>
        <w:t>Gelman</w:t>
      </w:r>
      <w:proofErr w:type="spellEnd"/>
      <w:r w:rsidR="00344353">
        <w:rPr>
          <w:rFonts w:ascii="Times New Roman" w:hAnsi="Times New Roman" w:cs="Times New Roman"/>
          <w:sz w:val="24"/>
        </w:rPr>
        <w:t xml:space="preserve"> and Hill 2007)</w:t>
      </w:r>
      <w:r w:rsidR="003B4620" w:rsidRPr="00EC09DA">
        <w:rPr>
          <w:rFonts w:ascii="Times New Roman" w:hAnsi="Times New Roman" w:cs="Times New Roman"/>
          <w:sz w:val="24"/>
          <w:szCs w:val="24"/>
        </w:rPr>
        <w:t xml:space="preserve">. </w:t>
      </w:r>
      <w:r w:rsidRPr="00EC09DA">
        <w:rPr>
          <w:rFonts w:ascii="Times New Roman" w:hAnsi="Times New Roman" w:cs="Times New Roman"/>
          <w:sz w:val="24"/>
          <w:szCs w:val="24"/>
        </w:rPr>
        <w:t xml:space="preserve">Values greater than </w:t>
      </w:r>
      <w:r w:rsidR="00A93DCE" w:rsidRPr="00EC09DA">
        <w:rPr>
          <w:rFonts w:ascii="Times New Roman" w:hAnsi="Times New Roman" w:cs="Times New Roman"/>
          <w:sz w:val="24"/>
          <w:szCs w:val="24"/>
        </w:rPr>
        <w:t xml:space="preserve">zero </w:t>
      </w:r>
      <w:r w:rsidRPr="00EC09DA">
        <w:rPr>
          <w:rFonts w:ascii="Times New Roman" w:hAnsi="Times New Roman" w:cs="Times New Roman"/>
          <w:sz w:val="24"/>
          <w:szCs w:val="24"/>
        </w:rPr>
        <w:t xml:space="preserve">indicate positive effects on the response variable, whereas values less than </w:t>
      </w:r>
      <w:r w:rsidR="00A93DCE" w:rsidRPr="00EC09DA">
        <w:rPr>
          <w:rFonts w:ascii="Times New Roman" w:hAnsi="Times New Roman" w:cs="Times New Roman"/>
          <w:sz w:val="24"/>
          <w:szCs w:val="24"/>
        </w:rPr>
        <w:t xml:space="preserve">zero </w:t>
      </w:r>
      <w:r w:rsidRPr="00EC09DA">
        <w:rPr>
          <w:rFonts w:ascii="Times New Roman" w:hAnsi="Times New Roman" w:cs="Times New Roman"/>
          <w:sz w:val="24"/>
          <w:szCs w:val="24"/>
        </w:rPr>
        <w:t>indicate negative effects.</w:t>
      </w:r>
      <w:r w:rsidR="00507DC1" w:rsidRPr="00EC09DA">
        <w:rPr>
          <w:rFonts w:ascii="Times New Roman" w:hAnsi="Times New Roman" w:cs="Times New Roman"/>
          <w:sz w:val="24"/>
          <w:szCs w:val="24"/>
        </w:rPr>
        <w:t xml:space="preserve"> As in all cases where the log-link is used, exponentiation of these regression coefficients returns the multiplicative effect</w:t>
      </w:r>
      <w:ins w:id="353" w:author="Lyle" w:date="2020-08-02T13:29:00Z">
        <w:r w:rsidR="00F04019">
          <w:rPr>
            <w:rFonts w:ascii="Times New Roman" w:hAnsi="Times New Roman" w:cs="Times New Roman"/>
            <w:sz w:val="24"/>
            <w:szCs w:val="24"/>
          </w:rPr>
          <w:t>,</w:t>
        </w:r>
      </w:ins>
      <w:r w:rsidR="00507DC1" w:rsidRPr="00EC09DA">
        <w:rPr>
          <w:rFonts w:ascii="Times New Roman" w:hAnsi="Times New Roman" w:cs="Times New Roman"/>
          <w:sz w:val="24"/>
          <w:szCs w:val="24"/>
        </w:rPr>
        <w:t xml:space="preserve"> which can be naturally interpreted as a % effect.   </w:t>
      </w:r>
      <w:r w:rsidRPr="00EC09DA">
        <w:rPr>
          <w:rFonts w:ascii="Times New Roman" w:hAnsi="Times New Roman" w:cs="Times New Roman"/>
          <w:sz w:val="24"/>
          <w:szCs w:val="24"/>
        </w:rPr>
        <w:t xml:space="preserve"> </w:t>
      </w:r>
    </w:p>
    <w:p w14:paraId="392B7FD5" w14:textId="34D349BA" w:rsidR="00B9190B" w:rsidRPr="00EC09DA" w:rsidRDefault="00B9190B" w:rsidP="00B9190B">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display treatment effects graphically by first plotting estimated fixed effect coefficients (i.e. frequency, severity and frequency </w:t>
      </w:r>
      <w:r w:rsidR="001B4BB5">
        <w:rPr>
          <w:rFonts w:ascii="Times New Roman" w:hAnsi="Times New Roman" w:cs="Times New Roman"/>
          <w:sz w:val="24"/>
          <w:szCs w:val="24"/>
        </w:rPr>
        <w:sym w:font="Symbol" w:char="F0B4"/>
      </w:r>
      <w:r w:rsidR="001B4BB5">
        <w:rPr>
          <w:rFonts w:ascii="Times New Roman" w:hAnsi="Times New Roman" w:cs="Times New Roman"/>
          <w:sz w:val="24"/>
          <w:szCs w:val="24"/>
        </w:rPr>
        <w:t xml:space="preserve"> </w:t>
      </w:r>
      <w:r w:rsidRPr="00EC09DA">
        <w:rPr>
          <w:rFonts w:ascii="Times New Roman" w:hAnsi="Times New Roman" w:cs="Times New Roman"/>
          <w:sz w:val="24"/>
          <w:szCs w:val="24"/>
        </w:rPr>
        <w:t xml:space="preserve">severity) centered on the median, and </w:t>
      </w:r>
      <w:r w:rsidRPr="00EC09DA">
        <w:rPr>
          <w:rFonts w:ascii="Times New Roman" w:hAnsi="Times New Roman" w:cs="Times New Roman"/>
          <w:sz w:val="24"/>
          <w:szCs w:val="24"/>
        </w:rPr>
        <w:lastRenderedPageBreak/>
        <w:t xml:space="preserve">include both </w:t>
      </w:r>
      <w:del w:id="354" w:author="Lyle" w:date="2020-08-02T13:31:00Z">
        <w:r w:rsidRPr="00EC09DA" w:rsidDel="00F04019">
          <w:rPr>
            <w:rFonts w:ascii="Times New Roman" w:hAnsi="Times New Roman" w:cs="Times New Roman"/>
            <w:sz w:val="24"/>
            <w:szCs w:val="24"/>
          </w:rPr>
          <w:delText xml:space="preserve">a </w:delText>
        </w:r>
      </w:del>
      <w:r w:rsidRPr="00EC09DA">
        <w:rPr>
          <w:rFonts w:ascii="Times New Roman" w:hAnsi="Times New Roman" w:cs="Times New Roman"/>
          <w:sz w:val="24"/>
          <w:szCs w:val="24"/>
        </w:rPr>
        <w:t xml:space="preserve">50% (thick) and </w:t>
      </w:r>
      <w:del w:id="355" w:author="Lyle" w:date="2020-08-02T13:31:00Z">
        <w:r w:rsidRPr="00EC09DA" w:rsidDel="00F04019">
          <w:rPr>
            <w:rFonts w:ascii="Times New Roman" w:hAnsi="Times New Roman" w:cs="Times New Roman"/>
            <w:sz w:val="24"/>
            <w:szCs w:val="24"/>
          </w:rPr>
          <w:delText xml:space="preserve">a </w:delText>
        </w:r>
      </w:del>
      <w:r w:rsidRPr="00EC09DA">
        <w:rPr>
          <w:rFonts w:ascii="Times New Roman" w:hAnsi="Times New Roman" w:cs="Times New Roman"/>
          <w:sz w:val="24"/>
          <w:szCs w:val="24"/>
        </w:rPr>
        <w:t>95% (thin line) uncertainty (credible) interval</w:t>
      </w:r>
      <w:ins w:id="356" w:author="Lyle" w:date="2020-08-02T13:31:00Z">
        <w:r w:rsidR="00F04019">
          <w:rPr>
            <w:rFonts w:ascii="Times New Roman" w:hAnsi="Times New Roman" w:cs="Times New Roman"/>
            <w:sz w:val="24"/>
            <w:szCs w:val="24"/>
          </w:rPr>
          <w:t>s</w:t>
        </w:r>
      </w:ins>
      <w:r w:rsidRPr="00EC09DA">
        <w:rPr>
          <w:rFonts w:ascii="Times New Roman" w:hAnsi="Times New Roman" w:cs="Times New Roman"/>
          <w:sz w:val="24"/>
          <w:szCs w:val="24"/>
        </w:rPr>
        <w:t>. These coefficients represent the overall average effects of treatment or the interaction effect across all cultivars. In addition, we graphically present the varying intercepts portion of our model, which represent</w:t>
      </w:r>
      <w:ins w:id="357" w:author="Lyle" w:date="2020-08-02T13:30:00Z">
        <w:r w:rsidR="00F04019">
          <w:rPr>
            <w:rFonts w:ascii="Times New Roman" w:hAnsi="Times New Roman" w:cs="Times New Roman"/>
            <w:sz w:val="24"/>
            <w:szCs w:val="24"/>
          </w:rPr>
          <w:t>s</w:t>
        </w:r>
      </w:ins>
      <w:r w:rsidRPr="00EC09DA">
        <w:rPr>
          <w:rFonts w:ascii="Times New Roman" w:hAnsi="Times New Roman" w:cs="Times New Roman"/>
          <w:sz w:val="24"/>
          <w:szCs w:val="24"/>
        </w:rPr>
        <w:t xml:space="preserve"> the overall average deviation of each cultivar from the grand mean across all cultivars, and is thus naturally centered at zero. Here again, we include both 50% (thick) and </w:t>
      </w:r>
      <w:del w:id="358" w:author="Lyle" w:date="2020-08-02T13:31:00Z">
        <w:r w:rsidRPr="00EC09DA" w:rsidDel="00F04019">
          <w:rPr>
            <w:rFonts w:ascii="Times New Roman" w:hAnsi="Times New Roman" w:cs="Times New Roman"/>
            <w:sz w:val="24"/>
            <w:szCs w:val="24"/>
          </w:rPr>
          <w:delText xml:space="preserve">a </w:delText>
        </w:r>
      </w:del>
      <w:r w:rsidRPr="00EC09DA">
        <w:rPr>
          <w:rFonts w:ascii="Times New Roman" w:hAnsi="Times New Roman" w:cs="Times New Roman"/>
          <w:sz w:val="24"/>
          <w:szCs w:val="24"/>
        </w:rPr>
        <w:t>95% (thin line) credible intervals. The proportion of the credible interval above or below zero can be interpreted as the Bayesian probability of that cultivar differing in response from the average across all cultivars. In the case of root allocation, we further analyze</w:t>
      </w:r>
      <w:ins w:id="359" w:author="Lyle" w:date="2020-08-05T16:16:00Z">
        <w:r w:rsidR="00423A11">
          <w:rPr>
            <w:rFonts w:ascii="Times New Roman" w:hAnsi="Times New Roman" w:cs="Times New Roman"/>
            <w:sz w:val="24"/>
            <w:szCs w:val="24"/>
          </w:rPr>
          <w:t>d</w:t>
        </w:r>
      </w:ins>
      <w:r w:rsidRPr="00EC09DA">
        <w:rPr>
          <w:rFonts w:ascii="Times New Roman" w:hAnsi="Times New Roman" w:cs="Times New Roman"/>
          <w:sz w:val="24"/>
          <w:szCs w:val="24"/>
        </w:rPr>
        <w:t xml:space="preserve"> all the pair</w:t>
      </w:r>
      <w:ins w:id="360" w:author="Lyle" w:date="2020-08-02T13:32:00Z">
        <w:r w:rsidR="00F04019">
          <w:rPr>
            <w:rFonts w:ascii="Times New Roman" w:hAnsi="Times New Roman" w:cs="Times New Roman"/>
            <w:sz w:val="24"/>
            <w:szCs w:val="24"/>
          </w:rPr>
          <w:t>-</w:t>
        </w:r>
      </w:ins>
      <w:r w:rsidRPr="00EC09DA">
        <w:rPr>
          <w:rFonts w:ascii="Times New Roman" w:hAnsi="Times New Roman" w:cs="Times New Roman"/>
          <w:sz w:val="24"/>
          <w:szCs w:val="24"/>
        </w:rPr>
        <w:t>wise contrasts among cultivars (n</w:t>
      </w:r>
      <w:r w:rsidR="001B4BB5">
        <w:rPr>
          <w:rFonts w:ascii="Times New Roman" w:hAnsi="Times New Roman" w:cs="Times New Roman"/>
          <w:sz w:val="24"/>
          <w:szCs w:val="24"/>
        </w:rPr>
        <w:t xml:space="preserve"> </w:t>
      </w:r>
      <w:r w:rsidRPr="00EC09DA">
        <w:rPr>
          <w:rFonts w:ascii="Times New Roman" w:hAnsi="Times New Roman" w:cs="Times New Roman"/>
          <w:sz w:val="24"/>
          <w:szCs w:val="24"/>
        </w:rPr>
        <w:t>=</w:t>
      </w:r>
      <w:r w:rsidR="001B4BB5">
        <w:rPr>
          <w:rFonts w:ascii="Times New Roman" w:hAnsi="Times New Roman" w:cs="Times New Roman"/>
          <w:sz w:val="24"/>
          <w:szCs w:val="24"/>
        </w:rPr>
        <w:t xml:space="preserve"> </w:t>
      </w:r>
      <w:r w:rsidRPr="00EC09DA">
        <w:rPr>
          <w:rFonts w:ascii="Times New Roman" w:hAnsi="Times New Roman" w:cs="Times New Roman"/>
          <w:sz w:val="24"/>
          <w:szCs w:val="24"/>
        </w:rPr>
        <w:t xml:space="preserve">6 contrasts), by taking the difference </w:t>
      </w:r>
      <w:del w:id="361" w:author="Lyle" w:date="2020-08-05T16:12:00Z">
        <w:r w:rsidRPr="00EC09DA" w:rsidDel="00423A11">
          <w:rPr>
            <w:rFonts w:ascii="Times New Roman" w:hAnsi="Times New Roman" w:cs="Times New Roman"/>
            <w:sz w:val="24"/>
            <w:szCs w:val="24"/>
          </w:rPr>
          <w:delText xml:space="preserve">between </w:delText>
        </w:r>
      </w:del>
      <w:ins w:id="362" w:author="Lyle" w:date="2020-08-05T16:12:00Z">
        <w:r w:rsidR="00423A11">
          <w:rPr>
            <w:rFonts w:ascii="Times New Roman" w:hAnsi="Times New Roman" w:cs="Times New Roman"/>
            <w:sz w:val="24"/>
            <w:szCs w:val="24"/>
          </w:rPr>
          <w:t>for</w:t>
        </w:r>
        <w:r w:rsidR="00423A11"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each coefficient at each iteration of the </w:t>
      </w:r>
      <w:commentRangeStart w:id="363"/>
      <w:r w:rsidRPr="00F04019">
        <w:rPr>
          <w:rFonts w:ascii="Times New Roman" w:hAnsi="Times New Roman" w:cs="Times New Roman"/>
          <w:sz w:val="24"/>
          <w:szCs w:val="24"/>
        </w:rPr>
        <w:t>MCMC</w:t>
      </w:r>
      <w:commentRangeEnd w:id="363"/>
      <w:r w:rsidR="00F04019">
        <w:rPr>
          <w:rStyle w:val="CommentReference"/>
          <w:rFonts w:asciiTheme="minorHAnsi" w:eastAsiaTheme="minorHAnsi" w:hAnsiTheme="minorHAnsi" w:cstheme="minorBidi"/>
        </w:rPr>
        <w:commentReference w:id="363"/>
      </w:r>
      <w:r w:rsidRPr="00EC09DA">
        <w:rPr>
          <w:rFonts w:ascii="Times New Roman" w:hAnsi="Times New Roman" w:cs="Times New Roman"/>
          <w:sz w:val="24"/>
          <w:szCs w:val="24"/>
        </w:rPr>
        <w:t xml:space="preserve"> sampler. These pairwise contrasts thus represent</w:t>
      </w:r>
      <w:ins w:id="364" w:author="Lyle" w:date="2020-08-05T16:16:00Z">
        <w:r w:rsidR="00423A11">
          <w:rPr>
            <w:rFonts w:ascii="Times New Roman" w:hAnsi="Times New Roman" w:cs="Times New Roman"/>
            <w:sz w:val="24"/>
            <w:szCs w:val="24"/>
          </w:rPr>
          <w:t>ed</w:t>
        </w:r>
      </w:ins>
      <w:r w:rsidRPr="00EC09DA">
        <w:rPr>
          <w:rFonts w:ascii="Times New Roman" w:hAnsi="Times New Roman" w:cs="Times New Roman"/>
          <w:sz w:val="24"/>
          <w:szCs w:val="24"/>
        </w:rPr>
        <w:t xml:space="preserve"> the differences between each pair of cultivars in their overall root allocation, averaged across all treatment conditions. </w:t>
      </w:r>
    </w:p>
    <w:p w14:paraId="54D3DB8E" w14:textId="0FF39BA2" w:rsidR="00B9190B" w:rsidRPr="00EC09DA" w:rsidRDefault="00B9190B" w:rsidP="00B9190B">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We estimated these models in a Bayesian framework via Hamiltonian Monte Carlo in the packaged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(v</w:t>
      </w:r>
      <w:ins w:id="365" w:author="Lyle" w:date="2020-08-02T13:34:00Z">
        <w:r w:rsidR="00F04019">
          <w:rPr>
            <w:rFonts w:ascii="Times New Roman" w:hAnsi="Times New Roman" w:cs="Times New Roman"/>
            <w:sz w:val="24"/>
            <w:szCs w:val="24"/>
          </w:rPr>
          <w:t xml:space="preserve"> </w:t>
        </w:r>
      </w:ins>
      <w:r w:rsidRPr="00EC09DA">
        <w:rPr>
          <w:rFonts w:ascii="Times New Roman" w:hAnsi="Times New Roman" w:cs="Times New Roman"/>
          <w:sz w:val="24"/>
          <w:szCs w:val="24"/>
        </w:rPr>
        <w:t>2.18.2) called from R (v</w:t>
      </w:r>
      <w:ins w:id="366" w:author="Lyle" w:date="2020-08-02T13:34:00Z">
        <w:r w:rsidR="00F04019">
          <w:rPr>
            <w:rFonts w:ascii="Times New Roman" w:hAnsi="Times New Roman" w:cs="Times New Roman"/>
            <w:sz w:val="24"/>
            <w:szCs w:val="24"/>
          </w:rPr>
          <w:t xml:space="preserve"> </w:t>
        </w:r>
      </w:ins>
      <w:r w:rsidRPr="00EC09DA">
        <w:rPr>
          <w:rFonts w:ascii="Times New Roman" w:hAnsi="Times New Roman" w:cs="Times New Roman"/>
          <w:sz w:val="24"/>
          <w:szCs w:val="24"/>
        </w:rPr>
        <w:t>3.5.3) via R</w:t>
      </w:r>
      <w:ins w:id="367" w:author="Lyle" w:date="2020-08-02T13:35:00Z">
        <w:r w:rsidR="00F04019">
          <w:rPr>
            <w:rFonts w:ascii="Times New Roman" w:hAnsi="Times New Roman" w:cs="Times New Roman"/>
            <w:sz w:val="24"/>
            <w:szCs w:val="24"/>
          </w:rPr>
          <w:t>-</w:t>
        </w:r>
      </w:ins>
      <w:r w:rsidRPr="00EC09DA">
        <w:rPr>
          <w:rFonts w:ascii="Times New Roman" w:hAnsi="Times New Roman" w:cs="Times New Roman"/>
          <w:sz w:val="24"/>
          <w:szCs w:val="24"/>
        </w:rPr>
        <w:t>studio (v</w:t>
      </w:r>
      <w:ins w:id="368" w:author="Lyle" w:date="2020-08-02T13:34:00Z">
        <w:r w:rsidR="00F04019">
          <w:rPr>
            <w:rFonts w:ascii="Times New Roman" w:hAnsi="Times New Roman" w:cs="Times New Roman"/>
            <w:sz w:val="24"/>
            <w:szCs w:val="24"/>
          </w:rPr>
          <w:t xml:space="preserve"> </w:t>
        </w:r>
      </w:ins>
      <w:r w:rsidRPr="00EC09DA">
        <w:rPr>
          <w:rFonts w:ascii="Times New Roman" w:hAnsi="Times New Roman" w:cs="Times New Roman"/>
          <w:sz w:val="24"/>
          <w:szCs w:val="24"/>
        </w:rPr>
        <w:t>1.1.463). Prior to analysis, shoot and root production responses were standardized b</w:t>
      </w:r>
      <w:r w:rsidR="00A52289" w:rsidRPr="00EC09DA">
        <w:rPr>
          <w:rFonts w:ascii="Times New Roman" w:hAnsi="Times New Roman" w:cs="Times New Roman"/>
          <w:sz w:val="24"/>
          <w:szCs w:val="24"/>
        </w:rPr>
        <w:t>y</w:t>
      </w:r>
      <w:r w:rsidRPr="00EC09DA">
        <w:rPr>
          <w:rFonts w:ascii="Times New Roman" w:hAnsi="Times New Roman" w:cs="Times New Roman"/>
          <w:sz w:val="24"/>
          <w:szCs w:val="24"/>
        </w:rPr>
        <w:t xml:space="preserve"> dividing by their mean, resulting in</w:t>
      </w:r>
      <w:r w:rsidR="00A52289" w:rsidRPr="00EC09DA">
        <w:rPr>
          <w:rFonts w:ascii="Times New Roman" w:hAnsi="Times New Roman" w:cs="Times New Roman"/>
          <w:sz w:val="24"/>
          <w:szCs w:val="24"/>
        </w:rPr>
        <w:t xml:space="preserve"> this case with</w:t>
      </w:r>
      <w:r w:rsidRPr="00EC09DA">
        <w:rPr>
          <w:rFonts w:ascii="Times New Roman" w:hAnsi="Times New Roman" w:cs="Times New Roman"/>
          <w:sz w:val="24"/>
          <w:szCs w:val="24"/>
        </w:rPr>
        <w:t xml:space="preserve"> response variable</w:t>
      </w:r>
      <w:r w:rsidR="00A52289" w:rsidRPr="00EC09DA">
        <w:rPr>
          <w:rFonts w:ascii="Times New Roman" w:hAnsi="Times New Roman" w:cs="Times New Roman"/>
          <w:sz w:val="24"/>
          <w:szCs w:val="24"/>
        </w:rPr>
        <w:t>s</w:t>
      </w:r>
      <w:r w:rsidRPr="00EC09DA">
        <w:rPr>
          <w:rFonts w:ascii="Times New Roman" w:hAnsi="Times New Roman" w:cs="Times New Roman"/>
          <w:sz w:val="24"/>
          <w:szCs w:val="24"/>
        </w:rPr>
        <w:t xml:space="preserve"> with</w:t>
      </w:r>
      <w:r w:rsidR="00A52289" w:rsidRPr="00EC09DA">
        <w:rPr>
          <w:rFonts w:ascii="Times New Roman" w:hAnsi="Times New Roman" w:cs="Times New Roman"/>
          <w:sz w:val="24"/>
          <w:szCs w:val="24"/>
        </w:rPr>
        <w:t xml:space="preserve"> scale</w:t>
      </w:r>
      <w:r w:rsidRPr="00EC09DA">
        <w:rPr>
          <w:rFonts w:ascii="Times New Roman" w:hAnsi="Times New Roman" w:cs="Times New Roman"/>
          <w:sz w:val="24"/>
          <w:szCs w:val="24"/>
        </w:rPr>
        <w:t xml:space="preserve"> ~O(1) to facilitate faster sampling, and to help specify weakly-regularizing Normal</w:t>
      </w:r>
      <w:ins w:id="369" w:author="Madhusudana Idupulapati" w:date="2020-04-22T10:20:00Z">
        <w:r w:rsidR="00CA0CA5">
          <w:rPr>
            <w:rFonts w:ascii="Times New Roman" w:hAnsi="Times New Roman" w:cs="Times New Roman"/>
            <w:sz w:val="24"/>
            <w:szCs w:val="24"/>
          </w:rPr>
          <w:t xml:space="preserve"> </w:t>
        </w:r>
      </w:ins>
      <w:r w:rsidRPr="00EC09DA">
        <w:rPr>
          <w:rFonts w:ascii="Times New Roman" w:hAnsi="Times New Roman" w:cs="Times New Roman"/>
          <w:sz w:val="24"/>
          <w:szCs w:val="24"/>
        </w:rPr>
        <w:t>(0,1) priors for all treatment effects. For all models</w:t>
      </w:r>
      <w:r w:rsidR="00F84FDF">
        <w:rPr>
          <w:rFonts w:ascii="Times New Roman" w:hAnsi="Times New Roman" w:cs="Times New Roman"/>
          <w:sz w:val="24"/>
          <w:szCs w:val="24"/>
        </w:rPr>
        <w:t>,</w:t>
      </w:r>
      <w:r w:rsidRPr="00EC09DA">
        <w:rPr>
          <w:rFonts w:ascii="Times New Roman" w:hAnsi="Times New Roman" w:cs="Times New Roman"/>
          <w:sz w:val="24"/>
          <w:szCs w:val="24"/>
        </w:rPr>
        <w:t xml:space="preserve"> we sampled the target (posterior) distribution with </w:t>
      </w:r>
      <w:del w:id="370" w:author="Lyle" w:date="2020-08-02T13:34:00Z">
        <w:r w:rsidRPr="00EC09DA" w:rsidDel="00F04019">
          <w:rPr>
            <w:rFonts w:ascii="Times New Roman" w:hAnsi="Times New Roman" w:cs="Times New Roman"/>
            <w:sz w:val="24"/>
            <w:szCs w:val="24"/>
          </w:rPr>
          <w:delText xml:space="preserve">four </w:delText>
        </w:r>
      </w:del>
      <w:ins w:id="371" w:author="Lyle" w:date="2020-08-02T13:34:00Z">
        <w:r w:rsidR="00F04019">
          <w:rPr>
            <w:rFonts w:ascii="Times New Roman" w:hAnsi="Times New Roman" w:cs="Times New Roman"/>
            <w:sz w:val="24"/>
            <w:szCs w:val="24"/>
          </w:rPr>
          <w:t>4</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chains of 2</w:t>
      </w:r>
      <w:ins w:id="372" w:author="Lyle" w:date="2020-08-02T13:34:00Z">
        <w:r w:rsidR="00F04019">
          <w:rPr>
            <w:rFonts w:ascii="Times New Roman" w:hAnsi="Times New Roman" w:cs="Times New Roman"/>
            <w:sz w:val="24"/>
            <w:szCs w:val="24"/>
          </w:rPr>
          <w:t>,</w:t>
        </w:r>
      </w:ins>
      <w:r w:rsidRPr="00EC09DA">
        <w:rPr>
          <w:rFonts w:ascii="Times New Roman" w:hAnsi="Times New Roman" w:cs="Times New Roman"/>
          <w:sz w:val="24"/>
          <w:szCs w:val="24"/>
        </w:rPr>
        <w:t>000 iterations each. Model convergence was assessed via use of the R-hat &lt;</w:t>
      </w:r>
      <w:del w:id="373" w:author="Lyle" w:date="2020-08-05T16:13:00Z">
        <w:r w:rsidRPr="00EC09DA" w:rsidDel="00423A11">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1.01 criterion </w:t>
      </w:r>
      <w:r w:rsidR="00344353">
        <w:rPr>
          <w:rFonts w:ascii="Times New Roman" w:hAnsi="Times New Roman" w:cs="Times New Roman"/>
          <w:sz w:val="24"/>
        </w:rPr>
        <w:t>(</w:t>
      </w:r>
      <w:proofErr w:type="spellStart"/>
      <w:r w:rsidR="00344353">
        <w:rPr>
          <w:rFonts w:ascii="Times New Roman" w:hAnsi="Times New Roman" w:cs="Times New Roman"/>
          <w:sz w:val="24"/>
        </w:rPr>
        <w:t>Gelman</w:t>
      </w:r>
      <w:proofErr w:type="spellEnd"/>
      <w:r w:rsidR="00344353">
        <w:rPr>
          <w:rFonts w:ascii="Times New Roman" w:hAnsi="Times New Roman" w:cs="Times New Roman"/>
          <w:sz w:val="24"/>
        </w:rPr>
        <w:t xml:space="preserve"> and Hill 2007)</w:t>
      </w:r>
      <w:r w:rsidRPr="00EC09DA">
        <w:rPr>
          <w:rFonts w:ascii="Times New Roman" w:hAnsi="Times New Roman" w:cs="Times New Roman"/>
          <w:sz w:val="24"/>
          <w:szCs w:val="24"/>
        </w:rPr>
        <w:t xml:space="preserve"> as well as by visual inspection for chain blending and stability, and monitoring of the powerful diagnostics built into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xml:space="preserve"> (i.e. divergent transitions and </w:t>
      </w:r>
      <w:commentRangeStart w:id="374"/>
      <w:r w:rsidRPr="00EC09DA">
        <w:rPr>
          <w:rFonts w:ascii="Times New Roman" w:hAnsi="Times New Roman" w:cs="Times New Roman"/>
          <w:sz w:val="24"/>
          <w:szCs w:val="24"/>
        </w:rPr>
        <w:t>E-BFMI</w:t>
      </w:r>
      <w:commentRangeEnd w:id="374"/>
      <w:r w:rsidR="00F04019">
        <w:rPr>
          <w:rStyle w:val="CommentReference"/>
          <w:rFonts w:asciiTheme="minorHAnsi" w:eastAsiaTheme="minorHAnsi" w:hAnsiTheme="minorHAnsi" w:cstheme="minorBidi"/>
        </w:rPr>
        <w:commentReference w:id="374"/>
      </w:r>
      <w:r w:rsidRPr="00EC09DA">
        <w:rPr>
          <w:rFonts w:ascii="Times New Roman" w:hAnsi="Times New Roman" w:cs="Times New Roman"/>
          <w:sz w:val="24"/>
          <w:szCs w:val="24"/>
        </w:rPr>
        <w:t xml:space="preserve">, citation). </w:t>
      </w:r>
    </w:p>
    <w:p w14:paraId="048A69B6" w14:textId="3FFF5BE4" w:rsidR="003B4620" w:rsidRPr="00EC09DA" w:rsidRDefault="00B9190B" w:rsidP="003B4620">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To understand the relative importance of defoliation treatment and cultivar compared </w:t>
      </w:r>
      <w:r w:rsidR="007F6591" w:rsidRPr="00EC09DA">
        <w:rPr>
          <w:rFonts w:ascii="Times New Roman" w:hAnsi="Times New Roman" w:cs="Times New Roman"/>
          <w:sz w:val="24"/>
          <w:szCs w:val="24"/>
        </w:rPr>
        <w:t>with</w:t>
      </w:r>
      <w:r w:rsidRPr="00EC09DA">
        <w:rPr>
          <w:rFonts w:ascii="Times New Roman" w:hAnsi="Times New Roman" w:cs="Times New Roman"/>
          <w:sz w:val="24"/>
          <w:szCs w:val="24"/>
        </w:rPr>
        <w:t xml:space="preserve"> shoot production for predicting root production, we first fit</w:t>
      </w:r>
      <w:ins w:id="375" w:author="Lyle" w:date="2020-08-05T16:17:00Z">
        <w:r w:rsidR="00423A11">
          <w:rPr>
            <w:rFonts w:ascii="Times New Roman" w:hAnsi="Times New Roman" w:cs="Times New Roman"/>
            <w:sz w:val="24"/>
            <w:szCs w:val="24"/>
          </w:rPr>
          <w:t>ted</w:t>
        </w:r>
      </w:ins>
      <w:r w:rsidRPr="00EC09DA">
        <w:rPr>
          <w:rFonts w:ascii="Times New Roman" w:hAnsi="Times New Roman" w:cs="Times New Roman"/>
          <w:sz w:val="24"/>
          <w:szCs w:val="24"/>
        </w:rPr>
        <w:t xml:space="preserve"> a simple univariate </w:t>
      </w:r>
      <w:r w:rsidRPr="00EC09DA">
        <w:rPr>
          <w:rFonts w:ascii="Times New Roman" w:hAnsi="Times New Roman" w:cs="Times New Roman"/>
          <w:sz w:val="24"/>
          <w:szCs w:val="24"/>
        </w:rPr>
        <w:lastRenderedPageBreak/>
        <w:t>regression model using only above</w:t>
      </w:r>
      <w:ins w:id="376" w:author="Lyle" w:date="2020-08-02T13:35:00Z">
        <w:r w:rsidR="00F04019">
          <w:rPr>
            <w:rFonts w:ascii="Times New Roman" w:hAnsi="Times New Roman" w:cs="Times New Roman"/>
            <w:sz w:val="24"/>
            <w:szCs w:val="24"/>
          </w:rPr>
          <w:t>-</w:t>
        </w:r>
      </w:ins>
      <w:r w:rsidRPr="00EC09DA">
        <w:rPr>
          <w:rFonts w:ascii="Times New Roman" w:hAnsi="Times New Roman" w:cs="Times New Roman"/>
          <w:sz w:val="24"/>
          <w:szCs w:val="24"/>
        </w:rPr>
        <w:t>ground biomass from each subplot (n</w:t>
      </w:r>
      <w:r w:rsidR="00F84FDF">
        <w:rPr>
          <w:rFonts w:ascii="Times New Roman" w:hAnsi="Times New Roman" w:cs="Times New Roman"/>
          <w:sz w:val="24"/>
          <w:szCs w:val="24"/>
        </w:rPr>
        <w:t xml:space="preserve"> </w:t>
      </w:r>
      <w:r w:rsidRPr="00EC09DA">
        <w:rPr>
          <w:rFonts w:ascii="Times New Roman" w:hAnsi="Times New Roman" w:cs="Times New Roman"/>
          <w:sz w:val="24"/>
          <w:szCs w:val="24"/>
        </w:rPr>
        <w:t>=</w:t>
      </w:r>
      <w:r w:rsidR="00F84FDF">
        <w:rPr>
          <w:rFonts w:ascii="Times New Roman" w:hAnsi="Times New Roman" w:cs="Times New Roman"/>
          <w:sz w:val="24"/>
          <w:szCs w:val="24"/>
        </w:rPr>
        <w:t xml:space="preserve"> </w:t>
      </w:r>
      <w:r w:rsidRPr="00EC09DA">
        <w:rPr>
          <w:rFonts w:ascii="Times New Roman" w:hAnsi="Times New Roman" w:cs="Times New Roman"/>
          <w:sz w:val="24"/>
          <w:szCs w:val="24"/>
        </w:rPr>
        <w:t>64) as a continuous covariate. We then refit</w:t>
      </w:r>
      <w:ins w:id="377" w:author="Lyle" w:date="2020-08-05T16:17:00Z">
        <w:r w:rsidR="00423A11">
          <w:rPr>
            <w:rFonts w:ascii="Times New Roman" w:hAnsi="Times New Roman" w:cs="Times New Roman"/>
            <w:sz w:val="24"/>
            <w:szCs w:val="24"/>
          </w:rPr>
          <w:t>ted</w:t>
        </w:r>
      </w:ins>
      <w:r w:rsidRPr="00EC09DA">
        <w:rPr>
          <w:rFonts w:ascii="Times New Roman" w:hAnsi="Times New Roman" w:cs="Times New Roman"/>
          <w:sz w:val="24"/>
          <w:szCs w:val="24"/>
        </w:rPr>
        <w:t xml:space="preserve"> our varying-intercepts/varying-slopes model</w:t>
      </w:r>
      <w:ins w:id="378" w:author="Lyle" w:date="2020-08-02T13:36:00Z">
        <w:r w:rsidR="00F04019">
          <w:rPr>
            <w:rFonts w:ascii="Times New Roman" w:hAnsi="Times New Roman" w:cs="Times New Roman"/>
            <w:sz w:val="24"/>
            <w:szCs w:val="24"/>
          </w:rPr>
          <w:t>,</w:t>
        </w:r>
      </w:ins>
      <w:r w:rsidRPr="00EC09DA">
        <w:rPr>
          <w:rFonts w:ascii="Times New Roman" w:hAnsi="Times New Roman" w:cs="Times New Roman"/>
          <w:sz w:val="24"/>
          <w:szCs w:val="24"/>
        </w:rPr>
        <w:t xml:space="preserve"> while including shoot production as a continuous covariate alongside treatment and cultivar effects. We compare</w:t>
      </w:r>
      <w:ins w:id="379" w:author="Lyle" w:date="2020-08-05T16:17:00Z">
        <w:r w:rsidR="00423A11">
          <w:rPr>
            <w:rFonts w:ascii="Times New Roman" w:hAnsi="Times New Roman" w:cs="Times New Roman"/>
            <w:sz w:val="24"/>
            <w:szCs w:val="24"/>
          </w:rPr>
          <w:t>d</w:t>
        </w:r>
      </w:ins>
      <w:r w:rsidRPr="00EC09DA">
        <w:rPr>
          <w:rFonts w:ascii="Times New Roman" w:hAnsi="Times New Roman" w:cs="Times New Roman"/>
          <w:sz w:val="24"/>
          <w:szCs w:val="24"/>
        </w:rPr>
        <w:t xml:space="preserve"> a Bayesian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metric between the model</w:t>
      </w:r>
      <w:r w:rsidR="003B4620" w:rsidRPr="00EC09DA">
        <w:rPr>
          <w:rFonts w:ascii="Times New Roman" w:hAnsi="Times New Roman" w:cs="Times New Roman"/>
          <w:sz w:val="24"/>
          <w:szCs w:val="24"/>
        </w:rPr>
        <w:t xml:space="preserve">s </w:t>
      </w:r>
      <w:r w:rsidR="00344353">
        <w:rPr>
          <w:rFonts w:ascii="Times New Roman" w:hAnsi="Times New Roman" w:cs="Times New Roman"/>
          <w:sz w:val="24"/>
        </w:rPr>
        <w:t>(Gelman et al. 2018)</w:t>
      </w:r>
      <w:r w:rsidRPr="00EC09DA">
        <w:rPr>
          <w:rFonts w:ascii="Times New Roman" w:hAnsi="Times New Roman" w:cs="Times New Roman"/>
          <w:sz w:val="24"/>
          <w:szCs w:val="24"/>
        </w:rPr>
        <w:t xml:space="preserve">. </w:t>
      </w:r>
      <w:del w:id="380" w:author="Lyle" w:date="2020-08-02T13:36:00Z">
        <w:r w:rsidRPr="00EC09DA" w:rsidDel="00F04019">
          <w:rPr>
            <w:rFonts w:ascii="Times New Roman" w:hAnsi="Times New Roman" w:cs="Times New Roman"/>
            <w:sz w:val="24"/>
            <w:szCs w:val="24"/>
          </w:rPr>
          <w:delText xml:space="preserve">Because </w:delText>
        </w:r>
      </w:del>
      <w:ins w:id="381" w:author="Lyle" w:date="2020-08-02T13:36:00Z">
        <w:r w:rsidR="00F04019">
          <w:rPr>
            <w:rFonts w:ascii="Times New Roman" w:hAnsi="Times New Roman" w:cs="Times New Roman"/>
            <w:sz w:val="24"/>
            <w:szCs w:val="24"/>
          </w:rPr>
          <w:t>Since</w:t>
        </w:r>
        <w:r w:rsidR="00F04019"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the visual and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comparisons were so clear, </w:t>
      </w:r>
      <w:del w:id="382" w:author="Lyle" w:date="2020-08-05T16:17:00Z">
        <w:r w:rsidRPr="00EC09DA" w:rsidDel="00423A11">
          <w:rPr>
            <w:rFonts w:ascii="Times New Roman" w:hAnsi="Times New Roman" w:cs="Times New Roman"/>
            <w:sz w:val="24"/>
            <w:szCs w:val="24"/>
          </w:rPr>
          <w:delText>we had</w:delText>
        </w:r>
      </w:del>
      <w:ins w:id="383" w:author="Lyle" w:date="2020-08-05T16:17:00Z">
        <w:r w:rsidR="00423A11">
          <w:rPr>
            <w:rFonts w:ascii="Times New Roman" w:hAnsi="Times New Roman" w:cs="Times New Roman"/>
            <w:sz w:val="24"/>
            <w:szCs w:val="24"/>
          </w:rPr>
          <w:t>there was</w:t>
        </w:r>
      </w:ins>
      <w:r w:rsidRPr="00EC09DA">
        <w:rPr>
          <w:rFonts w:ascii="Times New Roman" w:hAnsi="Times New Roman" w:cs="Times New Roman"/>
          <w:sz w:val="24"/>
          <w:szCs w:val="24"/>
        </w:rPr>
        <w:t xml:space="preserve"> no need to evaluate additional metrics of model predictive performance.  </w:t>
      </w:r>
    </w:p>
    <w:p w14:paraId="2F0B3071" w14:textId="77777777" w:rsidR="00B9190B" w:rsidRPr="00EC09DA" w:rsidRDefault="00B9190B">
      <w:pPr>
        <w:pStyle w:val="Normal1"/>
        <w:contextualSpacing w:val="0"/>
        <w:rPr>
          <w:rFonts w:ascii="Times New Roman" w:hAnsi="Times New Roman" w:cs="Times New Roman"/>
          <w:b/>
          <w:sz w:val="24"/>
          <w:szCs w:val="24"/>
        </w:rPr>
      </w:pPr>
    </w:p>
    <w:p w14:paraId="44D11FC0" w14:textId="50C84BA7" w:rsidR="003774B5" w:rsidRPr="00EC09DA" w:rsidRDefault="00B45195">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Results</w:t>
      </w:r>
    </w:p>
    <w:p w14:paraId="1D4D1DA7" w14:textId="77777777" w:rsidR="00423A11" w:rsidRDefault="00423A11" w:rsidP="00130F24">
      <w:pPr>
        <w:spacing w:line="480" w:lineRule="auto"/>
        <w:rPr>
          <w:ins w:id="384" w:author="Lyle" w:date="2020-08-05T16:18:00Z"/>
          <w:rFonts w:ascii="Times New Roman" w:hAnsi="Times New Roman" w:cs="Times New Roman"/>
          <w:i/>
          <w:sz w:val="24"/>
          <w:szCs w:val="24"/>
        </w:rPr>
      </w:pPr>
    </w:p>
    <w:p w14:paraId="3AF40C2F" w14:textId="77777777" w:rsidR="00130F24" w:rsidRPr="00EC09DA" w:rsidRDefault="00130F24" w:rsidP="00130F24">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Shoot production model</w:t>
      </w:r>
      <w:r w:rsidRPr="00EC09DA">
        <w:rPr>
          <w:rFonts w:ascii="Times New Roman" w:hAnsi="Times New Roman" w:cs="Times New Roman"/>
          <w:i/>
          <w:sz w:val="24"/>
          <w:szCs w:val="24"/>
        </w:rPr>
        <w:tab/>
      </w:r>
    </w:p>
    <w:p w14:paraId="7B99C443" w14:textId="356D90D2" w:rsidR="00241F9B" w:rsidRPr="00EC09DA" w:rsidRDefault="00130F24">
      <w:pPr>
        <w:spacing w:line="480" w:lineRule="auto"/>
        <w:rPr>
          <w:rFonts w:ascii="Times New Roman" w:hAnsi="Times New Roman" w:cs="Times New Roman"/>
          <w:sz w:val="24"/>
          <w:szCs w:val="24"/>
        </w:rPr>
        <w:pPrChange w:id="385" w:author="Lyle" w:date="2020-08-02T13:36:00Z">
          <w:pPr>
            <w:spacing w:line="480" w:lineRule="auto"/>
            <w:ind w:firstLine="720"/>
          </w:pPr>
        </w:pPrChange>
      </w:pPr>
      <w:r w:rsidRPr="00EC09DA">
        <w:rPr>
          <w:rFonts w:ascii="Times New Roman" w:hAnsi="Times New Roman" w:cs="Times New Roman"/>
          <w:sz w:val="24"/>
          <w:szCs w:val="24"/>
        </w:rPr>
        <w:t>Average shoot production across all cultivars and treatment combinations in our study was 290</w:t>
      </w:r>
      <w:r w:rsidR="00F84FDF">
        <w:rPr>
          <w:rFonts w:ascii="Times New Roman" w:hAnsi="Times New Roman" w:cs="Times New Roman"/>
          <w:sz w:val="24"/>
          <w:szCs w:val="24"/>
        </w:rPr>
        <w:t xml:space="preserve"> </w:t>
      </w:r>
      <w:r w:rsidRPr="00EC09DA">
        <w:rPr>
          <w:rFonts w:ascii="Times New Roman" w:hAnsi="Times New Roman" w:cs="Times New Roman"/>
          <w:sz w:val="24"/>
          <w:szCs w:val="24"/>
        </w:rPr>
        <w:t>g</w:t>
      </w:r>
      <w:ins w:id="386" w:author="Lyle" w:date="2020-08-02T13:36:00Z">
        <w:r w:rsidR="00F04019">
          <w:rPr>
            <w:rFonts w:ascii="Times New Roman" w:hAnsi="Times New Roman" w:cs="Times New Roman"/>
            <w:sz w:val="24"/>
            <w:szCs w:val="24"/>
          </w:rPr>
          <w:t>/</w:t>
        </w:r>
      </w:ins>
      <w:ins w:id="387" w:author="Madhusudana Idupulapati" w:date="2020-04-22T10:22:00Z">
        <w:del w:id="388" w:author="Lyle" w:date="2020-08-02T13:36:00Z">
          <w:r w:rsidR="00CA0CA5" w:rsidDel="00F04019">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389" w:author="Lyle" w:date="2020-08-02T13:36:00Z">
        <w:r w:rsidR="00F84FDF" w:rsidDel="00F04019">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with the highest values observed in the infrequent</w:t>
      </w:r>
      <w:ins w:id="390" w:author="Lyle" w:date="2020-08-05T16:18:00Z">
        <w:r w:rsidR="00423A11">
          <w:rPr>
            <w:rFonts w:ascii="Times New Roman" w:hAnsi="Times New Roman" w:cs="Times New Roman"/>
            <w:sz w:val="24"/>
            <w:szCs w:val="24"/>
          </w:rPr>
          <w:t>,</w:t>
        </w:r>
      </w:ins>
      <w:r w:rsidRPr="00EC09DA">
        <w:rPr>
          <w:rFonts w:ascii="Times New Roman" w:hAnsi="Times New Roman" w:cs="Times New Roman"/>
          <w:sz w:val="24"/>
          <w:szCs w:val="24"/>
        </w:rPr>
        <w:t xml:space="preserve"> severe defoliation treatment, which averaged 384</w:t>
      </w:r>
      <w:r w:rsidR="00F84FDF">
        <w:rPr>
          <w:rFonts w:ascii="Times New Roman" w:hAnsi="Times New Roman" w:cs="Times New Roman"/>
          <w:sz w:val="24"/>
          <w:szCs w:val="24"/>
        </w:rPr>
        <w:t xml:space="preserve"> </w:t>
      </w:r>
      <w:r w:rsidRPr="00EC09DA">
        <w:rPr>
          <w:rFonts w:ascii="Times New Roman" w:hAnsi="Times New Roman" w:cs="Times New Roman"/>
          <w:sz w:val="24"/>
          <w:szCs w:val="24"/>
        </w:rPr>
        <w:t>g</w:t>
      </w:r>
      <w:ins w:id="391" w:author="Lyle" w:date="2020-08-02T13:37:00Z">
        <w:r w:rsidR="00F04019">
          <w:rPr>
            <w:rFonts w:ascii="Times New Roman" w:hAnsi="Times New Roman" w:cs="Times New Roman"/>
            <w:sz w:val="24"/>
            <w:szCs w:val="24"/>
          </w:rPr>
          <w:t>/</w:t>
        </w:r>
      </w:ins>
      <w:ins w:id="392" w:author="Madhusudana Idupulapati" w:date="2020-04-22T10:22:00Z">
        <w:del w:id="393" w:author="Lyle" w:date="2020-08-02T13:37:00Z">
          <w:r w:rsidR="00CA0CA5" w:rsidDel="00F04019">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394" w:author="Lyle" w:date="2020-08-02T13:37:00Z">
        <w:r w:rsidR="00F84FDF" w:rsidDel="00F04019">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ins w:id="395" w:author="Lyle" w:date="2020-08-02T13:37:00Z">
        <w:r w:rsidR="00F04019">
          <w:rPr>
            <w:rFonts w:ascii="Times New Roman" w:hAnsi="Times New Roman" w:cs="Times New Roman"/>
            <w:sz w:val="24"/>
            <w:szCs w:val="24"/>
          </w:rPr>
          <w:t>ure</w:t>
        </w:r>
      </w:ins>
      <w:del w:id="396" w:author="Lyle" w:date="2020-08-02T13:37:00Z">
        <w:r w:rsidR="00EB75EB" w:rsidDel="00F04019">
          <w:rPr>
            <w:rFonts w:ascii="Times New Roman" w:hAnsi="Times New Roman" w:cs="Times New Roman"/>
            <w:sz w:val="24"/>
            <w:szCs w:val="24"/>
          </w:rPr>
          <w:delText>.</w:delText>
        </w:r>
      </w:del>
      <w:r w:rsidRPr="00EC09DA">
        <w:rPr>
          <w:rFonts w:ascii="Times New Roman" w:hAnsi="Times New Roman" w:cs="Times New Roman"/>
          <w:sz w:val="24"/>
          <w:szCs w:val="24"/>
        </w:rPr>
        <w:t xml:space="preserve"> 1). The fixed main effect estimate (on log-link scale, and reported as posterior median </w:t>
      </w:r>
      <w:r w:rsidR="00F84FDF">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posterior standard error) for severe defoliation was positive </w:t>
      </w:r>
      <w:del w:id="397" w:author="Lyle" w:date="2020-08-02T13:37:00Z">
        <w:r w:rsidRPr="00EC09DA" w:rsidDel="00141CBD">
          <w:rPr>
            <w:rFonts w:ascii="Times New Roman" w:hAnsi="Times New Roman" w:cs="Times New Roman"/>
            <w:sz w:val="24"/>
            <w:szCs w:val="24"/>
          </w:rPr>
          <w:delText>[</w:delText>
        </w:r>
      </w:del>
      <w:ins w:id="398" w:author="Lyle" w:date="2020-08-02T13:37:00Z">
        <w:r w:rsidR="00141CBD">
          <w:rPr>
            <w:rFonts w:ascii="Times New Roman" w:hAnsi="Times New Roman" w:cs="Times New Roman"/>
            <w:sz w:val="24"/>
            <w:szCs w:val="24"/>
          </w:rPr>
          <w:t>(</w:t>
        </w:r>
      </w:ins>
      <w:r w:rsidRPr="00EC09DA">
        <w:rPr>
          <w:rFonts w:ascii="Times New Roman" w:hAnsi="Times New Roman" w:cs="Times New Roman"/>
          <w:sz w:val="24"/>
          <w:szCs w:val="24"/>
        </w:rPr>
        <w:t xml:space="preserve">0.28 </w:t>
      </w:r>
      <w:r w:rsidR="00F84FDF">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0.07</w:t>
      </w:r>
      <w:del w:id="399" w:author="Lyle" w:date="2020-08-02T13:38:00Z">
        <w:r w:rsidRPr="00EC09DA" w:rsidDel="00141CBD">
          <w:rPr>
            <w:rFonts w:ascii="Times New Roman" w:hAnsi="Times New Roman" w:cs="Times New Roman"/>
            <w:sz w:val="24"/>
            <w:szCs w:val="24"/>
          </w:rPr>
          <w:delText xml:space="preserve">, </w:delText>
        </w:r>
      </w:del>
      <w:ins w:id="400"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Fig</w:t>
      </w:r>
      <w:ins w:id="401" w:author="Lyle" w:date="2020-08-02T13:37:00Z">
        <w:r w:rsidR="00141CBD">
          <w:rPr>
            <w:rFonts w:ascii="Times New Roman" w:hAnsi="Times New Roman" w:cs="Times New Roman"/>
            <w:sz w:val="24"/>
            <w:szCs w:val="24"/>
          </w:rPr>
          <w:t>ure</w:t>
        </w:r>
      </w:ins>
      <w:del w:id="402" w:author="Lyle" w:date="2020-08-02T13:37:00Z">
        <w:r w:rsidR="00EB75EB"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2a</w:t>
      </w:r>
      <w:ins w:id="403" w:author="Lyle" w:date="2020-08-02T13:37:00Z">
        <w:r w:rsidR="00141CBD">
          <w:rPr>
            <w:rFonts w:ascii="Times New Roman" w:hAnsi="Times New Roman" w:cs="Times New Roman"/>
            <w:sz w:val="24"/>
            <w:szCs w:val="24"/>
          </w:rPr>
          <w:t>)</w:t>
        </w:r>
      </w:ins>
      <w:del w:id="404" w:author="Lyle" w:date="2020-08-02T13:37:00Z">
        <w:r w:rsidRPr="00EC09DA"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while the estimate for frequent defoliation was negative </w:t>
      </w:r>
      <w:del w:id="405" w:author="Lyle" w:date="2020-08-02T13:38:00Z">
        <w:r w:rsidRPr="00EC09DA" w:rsidDel="00141CBD">
          <w:rPr>
            <w:rFonts w:ascii="Times New Roman" w:hAnsi="Times New Roman" w:cs="Times New Roman"/>
            <w:sz w:val="24"/>
            <w:szCs w:val="24"/>
          </w:rPr>
          <w:delText>[-</w:delText>
        </w:r>
      </w:del>
      <w:ins w:id="406"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w:t>
        </w:r>
      </w:ins>
      <w:r w:rsidRPr="00EC09DA">
        <w:rPr>
          <w:rFonts w:ascii="Times New Roman" w:hAnsi="Times New Roman" w:cs="Times New Roman"/>
          <w:sz w:val="24"/>
          <w:szCs w:val="24"/>
        </w:rPr>
        <w:t xml:space="preserve">0.18 </w:t>
      </w:r>
      <w:r w:rsidR="00833619">
        <w:rPr>
          <w:rFonts w:ascii="Times New Roman" w:hAnsi="Times New Roman" w:cs="Times New Roman"/>
          <w:sz w:val="24"/>
          <w:szCs w:val="24"/>
        </w:rPr>
        <w:sym w:font="Symbol" w:char="F0B1"/>
      </w:r>
      <w:r w:rsidR="00833619" w:rsidRPr="00EC09DA">
        <w:rPr>
          <w:rFonts w:ascii="Times New Roman" w:hAnsi="Times New Roman" w:cs="Times New Roman"/>
          <w:sz w:val="24"/>
          <w:szCs w:val="24"/>
        </w:rPr>
        <w:t xml:space="preserve"> </w:t>
      </w:r>
      <w:r w:rsidRPr="00EC09DA">
        <w:rPr>
          <w:rFonts w:ascii="Times New Roman" w:hAnsi="Times New Roman" w:cs="Times New Roman"/>
          <w:sz w:val="24"/>
          <w:szCs w:val="24"/>
        </w:rPr>
        <w:t>0.08</w:t>
      </w:r>
      <w:del w:id="407" w:author="Lyle" w:date="2020-08-02T13:38:00Z">
        <w:r w:rsidRPr="00EC09DA" w:rsidDel="00141CBD">
          <w:rPr>
            <w:rFonts w:ascii="Times New Roman" w:hAnsi="Times New Roman" w:cs="Times New Roman"/>
            <w:sz w:val="24"/>
            <w:szCs w:val="24"/>
          </w:rPr>
          <w:delText xml:space="preserve">, </w:delText>
        </w:r>
      </w:del>
      <w:ins w:id="408"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Fig</w:t>
      </w:r>
      <w:ins w:id="409" w:author="Lyle" w:date="2020-08-02T13:38:00Z">
        <w:r w:rsidR="00141CBD">
          <w:rPr>
            <w:rFonts w:ascii="Times New Roman" w:hAnsi="Times New Roman" w:cs="Times New Roman"/>
            <w:sz w:val="24"/>
            <w:szCs w:val="24"/>
          </w:rPr>
          <w:t>ure</w:t>
        </w:r>
      </w:ins>
      <w:del w:id="410" w:author="Lyle" w:date="2020-08-02T13:38:00Z">
        <w:r w:rsidR="00EB75EB"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2a</w:t>
      </w:r>
      <w:del w:id="411" w:author="Lyle" w:date="2020-08-02T13:38:00Z">
        <w:r w:rsidRPr="00EC09DA" w:rsidDel="00141CBD">
          <w:rPr>
            <w:rFonts w:ascii="Times New Roman" w:hAnsi="Times New Roman" w:cs="Times New Roman"/>
            <w:sz w:val="24"/>
            <w:szCs w:val="24"/>
          </w:rPr>
          <w:delText xml:space="preserve">]; </w:delText>
        </w:r>
      </w:del>
      <w:ins w:id="412"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however, the interaction was negative as well </w:t>
      </w:r>
      <w:del w:id="413" w:author="Lyle" w:date="2020-08-02T13:38:00Z">
        <w:r w:rsidRPr="00EC09DA" w:rsidDel="00141CBD">
          <w:rPr>
            <w:rFonts w:ascii="Times New Roman" w:hAnsi="Times New Roman" w:cs="Times New Roman"/>
            <w:sz w:val="24"/>
            <w:szCs w:val="24"/>
          </w:rPr>
          <w:delText>[-</w:delText>
        </w:r>
      </w:del>
      <w:ins w:id="414"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w:t>
        </w:r>
      </w:ins>
      <w:r w:rsidRPr="00EC09DA">
        <w:rPr>
          <w:rFonts w:ascii="Times New Roman" w:hAnsi="Times New Roman" w:cs="Times New Roman"/>
          <w:sz w:val="24"/>
          <w:szCs w:val="24"/>
        </w:rPr>
        <w:t xml:space="preserve">0.25 </w:t>
      </w:r>
      <w:r w:rsidR="00F84FDF">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0.15</w:t>
      </w:r>
      <w:del w:id="415" w:author="Lyle" w:date="2020-08-02T13:38:00Z">
        <w:r w:rsidRPr="00EC09DA" w:rsidDel="00141CBD">
          <w:rPr>
            <w:rFonts w:ascii="Times New Roman" w:hAnsi="Times New Roman" w:cs="Times New Roman"/>
            <w:sz w:val="24"/>
            <w:szCs w:val="24"/>
          </w:rPr>
          <w:delText xml:space="preserve">, </w:delText>
        </w:r>
      </w:del>
      <w:ins w:id="416"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Fig</w:t>
      </w:r>
      <w:ins w:id="417" w:author="Lyle" w:date="2020-08-02T13:39:00Z">
        <w:r w:rsidR="00141CBD">
          <w:rPr>
            <w:rFonts w:ascii="Times New Roman" w:hAnsi="Times New Roman" w:cs="Times New Roman"/>
            <w:sz w:val="24"/>
            <w:szCs w:val="24"/>
          </w:rPr>
          <w:t>ure</w:t>
        </w:r>
      </w:ins>
      <w:del w:id="418" w:author="Lyle" w:date="2020-08-02T13:39:00Z">
        <w:r w:rsidR="00EB75EB"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2a</w:t>
      </w:r>
      <w:del w:id="419" w:author="Lyle" w:date="2020-08-02T13:38:00Z">
        <w:r w:rsidRPr="00EC09DA" w:rsidDel="00141CBD">
          <w:rPr>
            <w:rFonts w:ascii="Times New Roman" w:hAnsi="Times New Roman" w:cs="Times New Roman"/>
            <w:sz w:val="24"/>
            <w:szCs w:val="24"/>
          </w:rPr>
          <w:delText xml:space="preserve">], </w:delText>
        </w:r>
      </w:del>
      <w:ins w:id="420" w:author="Lyle" w:date="2020-08-02T13:38: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consistent with </w:t>
      </w:r>
      <w:ins w:id="421" w:author="Lyle" w:date="2020-08-02T13:39:00Z">
        <w:r w:rsidR="00141CBD">
          <w:rPr>
            <w:rFonts w:ascii="Times New Roman" w:hAnsi="Times New Roman" w:cs="Times New Roman"/>
            <w:sz w:val="24"/>
            <w:szCs w:val="24"/>
          </w:rPr>
          <w:t xml:space="preserve">a </w:t>
        </w:r>
      </w:ins>
      <w:r w:rsidRPr="00EC09DA">
        <w:rPr>
          <w:rFonts w:ascii="Times New Roman" w:hAnsi="Times New Roman" w:cs="Times New Roman"/>
          <w:sz w:val="24"/>
          <w:szCs w:val="24"/>
        </w:rPr>
        <w:t>readily observable pattern (Fig</w:t>
      </w:r>
      <w:ins w:id="422" w:author="Lyle" w:date="2020-08-02T13:39:00Z">
        <w:r w:rsidR="00141CBD">
          <w:rPr>
            <w:rFonts w:ascii="Times New Roman" w:hAnsi="Times New Roman" w:cs="Times New Roman"/>
            <w:sz w:val="24"/>
            <w:szCs w:val="24"/>
          </w:rPr>
          <w:t>ure</w:t>
        </w:r>
      </w:ins>
      <w:del w:id="423" w:author="Lyle" w:date="2020-08-02T13:39:00Z">
        <w:r w:rsidR="00EB75EB"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1) that </w:t>
      </w:r>
      <w:del w:id="424" w:author="Lyle" w:date="2020-08-02T13:40:00Z">
        <w:r w:rsidRPr="00EC09DA" w:rsidDel="00141CBD">
          <w:rPr>
            <w:rFonts w:ascii="Times New Roman" w:hAnsi="Times New Roman" w:cs="Times New Roman"/>
            <w:sz w:val="24"/>
            <w:szCs w:val="24"/>
          </w:rPr>
          <w:delText xml:space="preserve">it is </w:delText>
        </w:r>
      </w:del>
      <w:r w:rsidRPr="00EC09DA">
        <w:rPr>
          <w:rFonts w:ascii="Times New Roman" w:hAnsi="Times New Roman" w:cs="Times New Roman"/>
          <w:sz w:val="24"/>
          <w:szCs w:val="24"/>
        </w:rPr>
        <w:t xml:space="preserve">the combination of severe +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defoliation </w:t>
      </w:r>
      <w:del w:id="425" w:author="Lyle" w:date="2020-08-02T13:40:00Z">
        <w:r w:rsidRPr="00EC09DA" w:rsidDel="00141CBD">
          <w:rPr>
            <w:rFonts w:ascii="Times New Roman" w:hAnsi="Times New Roman" w:cs="Times New Roman"/>
            <w:sz w:val="24"/>
            <w:szCs w:val="24"/>
          </w:rPr>
          <w:delText xml:space="preserve">that </w:delText>
        </w:r>
      </w:del>
      <w:r w:rsidRPr="00EC09DA">
        <w:rPr>
          <w:rFonts w:ascii="Times New Roman" w:hAnsi="Times New Roman" w:cs="Times New Roman"/>
          <w:sz w:val="24"/>
          <w:szCs w:val="24"/>
        </w:rPr>
        <w:t xml:space="preserve">leads to over-yielding. Overall, we did not estimate substantial variability in shoot production </w:t>
      </w:r>
      <w:r w:rsidRPr="00141CBD">
        <w:rPr>
          <w:rFonts w:ascii="Times New Roman" w:hAnsi="Times New Roman" w:cs="Times New Roman"/>
          <w:sz w:val="24"/>
          <w:szCs w:val="24"/>
          <w:rPrChange w:id="426" w:author="Lyle" w:date="2020-08-02T13:41:00Z">
            <w:rPr>
              <w:rFonts w:ascii="Times New Roman" w:hAnsi="Times New Roman" w:cs="Times New Roman"/>
              <w:i/>
              <w:sz w:val="24"/>
              <w:szCs w:val="24"/>
            </w:rPr>
          </w:rPrChange>
        </w:rPr>
        <w:t>among</w:t>
      </w:r>
      <w:r w:rsidRPr="00CA0CA5">
        <w:rPr>
          <w:rFonts w:ascii="Times New Roman" w:hAnsi="Times New Roman" w:cs="Times New Roman"/>
          <w:sz w:val="24"/>
          <w:szCs w:val="24"/>
        </w:rPr>
        <w:t xml:space="preserve"> </w:t>
      </w:r>
      <w:r w:rsidRPr="00EC09DA">
        <w:rPr>
          <w:rFonts w:ascii="Times New Roman" w:hAnsi="Times New Roman" w:cs="Times New Roman"/>
          <w:sz w:val="24"/>
          <w:szCs w:val="24"/>
        </w:rPr>
        <w:t xml:space="preserve">cultivars across all treatments, although the upright cultivars (UF-Riata and Tifton-9) had slightly higher production than the </w:t>
      </w:r>
      <w:del w:id="427" w:author="Lyle" w:date="2020-08-02T13:41:00Z">
        <w:r w:rsidRPr="00EC09DA" w:rsidDel="00141CBD">
          <w:rPr>
            <w:rFonts w:ascii="Times New Roman" w:hAnsi="Times New Roman" w:cs="Times New Roman"/>
            <w:sz w:val="24"/>
            <w:szCs w:val="24"/>
          </w:rPr>
          <w:delText xml:space="preserve">decumbent </w:delText>
        </w:r>
      </w:del>
      <w:ins w:id="428" w:author="Lyle" w:date="2020-08-02T13:41:00Z">
        <w:r w:rsidR="00141CBD">
          <w:rPr>
            <w:rFonts w:ascii="Times New Roman" w:hAnsi="Times New Roman" w:cs="Times New Roman"/>
            <w:sz w:val="24"/>
            <w:szCs w:val="24"/>
          </w:rPr>
          <w:t>prostrate</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cultivars Argentine and Pensacola (Fig</w:t>
      </w:r>
      <w:ins w:id="429" w:author="Lyle" w:date="2020-08-02T13:42:00Z">
        <w:r w:rsidR="00141CBD">
          <w:rPr>
            <w:rFonts w:ascii="Times New Roman" w:hAnsi="Times New Roman" w:cs="Times New Roman"/>
            <w:sz w:val="24"/>
            <w:szCs w:val="24"/>
          </w:rPr>
          <w:t>ure</w:t>
        </w:r>
      </w:ins>
      <w:del w:id="430" w:author="Lyle" w:date="2020-08-02T13:42:00Z">
        <w:r w:rsidRPr="00EC09DA"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3a). </w:t>
      </w:r>
    </w:p>
    <w:p w14:paraId="7F9B6B50" w14:textId="0DAAC14F" w:rsidR="00EA5025" w:rsidRDefault="004734AB" w:rsidP="00241F9B">
      <w:pPr>
        <w:rPr>
          <w:rFonts w:ascii="Times New Roman" w:hAnsi="Times New Roman" w:cs="Times New Roman"/>
          <w:b/>
          <w:bCs/>
          <w:sz w:val="24"/>
          <w:szCs w:val="24"/>
        </w:rPr>
      </w:pPr>
      <w:r>
        <w:rPr>
          <w:rFonts w:ascii="Times New Roman" w:hAnsi="Times New Roman" w:cs="Times New Roman"/>
          <w:b/>
          <w:bCs/>
          <w:noProof/>
          <w:sz w:val="24"/>
          <w:szCs w:val="24"/>
          <w:lang w:val="en-AU" w:eastAsia="en-AU"/>
        </w:rPr>
        <w:lastRenderedPageBreak/>
        <w:drawing>
          <wp:inline distT="0" distB="0" distL="0" distR="0" wp14:anchorId="6AC6B004" wp14:editId="7C092AF9">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_jpeg.jpg"/>
                    <pic:cNvPicPr/>
                  </pic:nvPicPr>
                  <pic:blipFill>
                    <a:blip r:embed="rId11"/>
                    <a:stretch>
                      <a:fillRect/>
                    </a:stretch>
                  </pic:blipFill>
                  <pic:spPr>
                    <a:xfrm>
                      <a:off x="0" y="0"/>
                      <a:ext cx="5943600" cy="3500755"/>
                    </a:xfrm>
                    <a:prstGeom prst="rect">
                      <a:avLst/>
                    </a:prstGeom>
                  </pic:spPr>
                </pic:pic>
              </a:graphicData>
            </a:graphic>
          </wp:inline>
        </w:drawing>
      </w:r>
    </w:p>
    <w:p w14:paraId="01DAC97F" w14:textId="521D4C17" w:rsidR="00241F9B" w:rsidRPr="00EC09DA" w:rsidRDefault="00241F9B" w:rsidP="00241F9B">
      <w:pPr>
        <w:rPr>
          <w:rFonts w:ascii="Times New Roman" w:hAnsi="Times New Roman" w:cs="Times New Roman"/>
          <w:sz w:val="24"/>
          <w:szCs w:val="24"/>
        </w:rPr>
      </w:pPr>
      <w:r w:rsidRPr="00EC09DA">
        <w:rPr>
          <w:rFonts w:ascii="Times New Roman" w:hAnsi="Times New Roman" w:cs="Times New Roman"/>
          <w:b/>
          <w:bCs/>
          <w:sz w:val="24"/>
          <w:szCs w:val="24"/>
        </w:rPr>
        <w:t>Fig</w:t>
      </w:r>
      <w:ins w:id="431" w:author="Lyle" w:date="2020-08-02T13:42:00Z">
        <w:r w:rsidR="00141CBD">
          <w:rPr>
            <w:rFonts w:ascii="Times New Roman" w:hAnsi="Times New Roman" w:cs="Times New Roman"/>
            <w:b/>
            <w:bCs/>
            <w:sz w:val="24"/>
            <w:szCs w:val="24"/>
          </w:rPr>
          <w:t>ure</w:t>
        </w:r>
      </w:ins>
      <w:del w:id="432" w:author="Lyle" w:date="2020-08-02T13:42:00Z">
        <w:r w:rsidRPr="00EC09DA" w:rsidDel="00141CBD">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1</w:t>
      </w:r>
      <w:ins w:id="433" w:author="Lyle" w:date="2020-08-02T13:42:00Z">
        <w:r w:rsidR="00141CBD">
          <w:rPr>
            <w:rFonts w:ascii="Times New Roman" w:hAnsi="Times New Roman" w:cs="Times New Roman"/>
            <w:b/>
            <w:bCs/>
            <w:sz w:val="24"/>
            <w:szCs w:val="24"/>
          </w:rPr>
          <w:t>.</w:t>
        </w:r>
      </w:ins>
      <w:del w:id="434" w:author="Lyle" w:date="2020-08-02T13:42:00Z">
        <w:r w:rsidRPr="00EC09DA" w:rsidDel="00141CBD">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w:t>
      </w:r>
      <w:r w:rsidRPr="00141CBD">
        <w:rPr>
          <w:rFonts w:ascii="Times New Roman" w:hAnsi="Times New Roman" w:cs="Times New Roman"/>
          <w:bCs/>
          <w:sz w:val="24"/>
          <w:szCs w:val="24"/>
          <w:rPrChange w:id="435" w:author="Lyle" w:date="2020-08-02T13:42:00Z">
            <w:rPr>
              <w:rFonts w:ascii="Times New Roman" w:hAnsi="Times New Roman" w:cs="Times New Roman"/>
              <w:b/>
              <w:bCs/>
              <w:sz w:val="24"/>
              <w:szCs w:val="24"/>
            </w:rPr>
          </w:rPrChange>
        </w:rPr>
        <w:t>Raw data (g</w:t>
      </w:r>
      <w:ins w:id="436" w:author="Lyle" w:date="2020-08-02T13:42:00Z">
        <w:r w:rsidR="00141CBD" w:rsidRPr="00141CBD">
          <w:rPr>
            <w:rFonts w:ascii="Times New Roman" w:hAnsi="Times New Roman" w:cs="Times New Roman"/>
            <w:bCs/>
            <w:sz w:val="24"/>
            <w:szCs w:val="24"/>
            <w:rPrChange w:id="437" w:author="Lyle" w:date="2020-08-02T13:42:00Z">
              <w:rPr>
                <w:rFonts w:ascii="Times New Roman" w:hAnsi="Times New Roman" w:cs="Times New Roman"/>
                <w:b/>
                <w:bCs/>
                <w:sz w:val="24"/>
                <w:szCs w:val="24"/>
              </w:rPr>
            </w:rPrChange>
          </w:rPr>
          <w:t>/</w:t>
        </w:r>
      </w:ins>
      <w:ins w:id="438" w:author="Madhusudana Idupulapati" w:date="2020-04-22T10:23:00Z">
        <w:del w:id="439" w:author="Lyle" w:date="2020-08-02T13:42:00Z">
          <w:r w:rsidR="00464343" w:rsidRPr="00141CBD" w:rsidDel="00141CBD">
            <w:rPr>
              <w:rFonts w:ascii="Times New Roman" w:hAnsi="Times New Roman" w:cs="Times New Roman"/>
              <w:bCs/>
              <w:sz w:val="24"/>
              <w:szCs w:val="24"/>
              <w:rPrChange w:id="440" w:author="Lyle" w:date="2020-08-02T13:42:00Z">
                <w:rPr>
                  <w:rFonts w:ascii="Times New Roman" w:hAnsi="Times New Roman" w:cs="Times New Roman"/>
                  <w:b/>
                  <w:bCs/>
                  <w:sz w:val="24"/>
                  <w:szCs w:val="24"/>
                </w:rPr>
              </w:rPrChange>
            </w:rPr>
            <w:delText xml:space="preserve"> </w:delText>
          </w:r>
        </w:del>
      </w:ins>
      <w:r w:rsidRPr="00141CBD">
        <w:rPr>
          <w:rFonts w:ascii="Times New Roman" w:hAnsi="Times New Roman" w:cs="Times New Roman"/>
          <w:bCs/>
          <w:sz w:val="24"/>
          <w:szCs w:val="24"/>
          <w:rPrChange w:id="441" w:author="Lyle" w:date="2020-08-02T13:42:00Z">
            <w:rPr>
              <w:rFonts w:ascii="Times New Roman" w:hAnsi="Times New Roman" w:cs="Times New Roman"/>
              <w:b/>
              <w:bCs/>
              <w:sz w:val="24"/>
              <w:szCs w:val="24"/>
            </w:rPr>
          </w:rPrChange>
        </w:rPr>
        <w:t>m</w:t>
      </w:r>
      <w:del w:id="442" w:author="Lyle" w:date="2020-08-02T13:42:00Z">
        <w:r w:rsidRPr="00141CBD" w:rsidDel="00141CBD">
          <w:rPr>
            <w:rFonts w:ascii="Times New Roman" w:hAnsi="Times New Roman" w:cs="Times New Roman"/>
            <w:bCs/>
            <w:sz w:val="24"/>
            <w:szCs w:val="24"/>
            <w:vertAlign w:val="superscript"/>
            <w:rPrChange w:id="443" w:author="Lyle" w:date="2020-08-02T13:42:00Z">
              <w:rPr>
                <w:rFonts w:ascii="Times New Roman" w:hAnsi="Times New Roman" w:cs="Times New Roman"/>
                <w:b/>
                <w:bCs/>
                <w:sz w:val="24"/>
                <w:szCs w:val="24"/>
                <w:vertAlign w:val="superscript"/>
              </w:rPr>
            </w:rPrChange>
          </w:rPr>
          <w:delText>-</w:delText>
        </w:r>
      </w:del>
      <w:r w:rsidRPr="00141CBD">
        <w:rPr>
          <w:rFonts w:ascii="Times New Roman" w:hAnsi="Times New Roman" w:cs="Times New Roman"/>
          <w:bCs/>
          <w:sz w:val="24"/>
          <w:szCs w:val="24"/>
          <w:vertAlign w:val="superscript"/>
          <w:rPrChange w:id="444" w:author="Lyle" w:date="2020-08-02T13:42:00Z">
            <w:rPr>
              <w:rFonts w:ascii="Times New Roman" w:hAnsi="Times New Roman" w:cs="Times New Roman"/>
              <w:b/>
              <w:bCs/>
              <w:sz w:val="24"/>
              <w:szCs w:val="24"/>
              <w:vertAlign w:val="superscript"/>
            </w:rPr>
          </w:rPrChange>
        </w:rPr>
        <w:t>2</w:t>
      </w:r>
      <w:r w:rsidRPr="00141CBD">
        <w:rPr>
          <w:rFonts w:ascii="Times New Roman" w:hAnsi="Times New Roman" w:cs="Times New Roman"/>
          <w:bCs/>
          <w:sz w:val="24"/>
          <w:szCs w:val="24"/>
          <w:rPrChange w:id="445" w:author="Lyle" w:date="2020-08-02T13:42:00Z">
            <w:rPr>
              <w:rFonts w:ascii="Times New Roman" w:hAnsi="Times New Roman" w:cs="Times New Roman"/>
              <w:b/>
              <w:bCs/>
              <w:sz w:val="24"/>
              <w:szCs w:val="24"/>
            </w:rPr>
          </w:rPrChange>
        </w:rPr>
        <w:t>) plotted as circles (shoots) and triangles (roots).</w:t>
      </w:r>
      <w:r w:rsidRPr="00EC09DA">
        <w:rPr>
          <w:rFonts w:ascii="Times New Roman" w:hAnsi="Times New Roman" w:cs="Times New Roman"/>
          <w:sz w:val="24"/>
          <w:szCs w:val="24"/>
        </w:rPr>
        <w:t xml:space="preserve"> Error bars show mean biomass (g</w:t>
      </w:r>
      <w:ins w:id="446" w:author="Lyle" w:date="2020-08-02T13:43:00Z">
        <w:r w:rsidR="00141CBD">
          <w:rPr>
            <w:rFonts w:ascii="Times New Roman" w:hAnsi="Times New Roman" w:cs="Times New Roman"/>
            <w:sz w:val="24"/>
            <w:szCs w:val="24"/>
          </w:rPr>
          <w:t>/</w:t>
        </w:r>
      </w:ins>
      <w:r w:rsidRPr="00EC09DA">
        <w:rPr>
          <w:rFonts w:ascii="Times New Roman" w:hAnsi="Times New Roman" w:cs="Times New Roman"/>
          <w:sz w:val="24"/>
          <w:szCs w:val="24"/>
        </w:rPr>
        <w:t>m</w:t>
      </w:r>
      <w:del w:id="447" w:author="Lyle" w:date="2020-08-02T13:43:00Z">
        <w:r w:rsidRPr="00EC09DA" w:rsidDel="00141CBD">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r w:rsidR="00F84FDF">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1 </w:t>
      </w:r>
      <w:proofErr w:type="spellStart"/>
      <w:proofErr w:type="gramStart"/>
      <w:r w:rsidR="00141CBD" w:rsidRPr="00EC09DA">
        <w:rPr>
          <w:rFonts w:ascii="Times New Roman" w:hAnsi="Times New Roman" w:cs="Times New Roman"/>
          <w:sz w:val="24"/>
          <w:szCs w:val="24"/>
        </w:rPr>
        <w:t>s</w:t>
      </w:r>
      <w:ins w:id="448" w:author="Lyle" w:date="2020-08-02T13:43:00Z">
        <w:r w:rsidR="00141CBD">
          <w:rPr>
            <w:rFonts w:ascii="Times New Roman" w:hAnsi="Times New Roman" w:cs="Times New Roman"/>
            <w:sz w:val="24"/>
            <w:szCs w:val="24"/>
          </w:rPr>
          <w:t>.</w:t>
        </w:r>
      </w:ins>
      <w:r w:rsidR="00141CBD" w:rsidRPr="00EC09DA">
        <w:rPr>
          <w:rFonts w:ascii="Times New Roman" w:hAnsi="Times New Roman" w:cs="Times New Roman"/>
          <w:sz w:val="24"/>
          <w:szCs w:val="24"/>
        </w:rPr>
        <w:t>e</w:t>
      </w:r>
      <w:proofErr w:type="gramEnd"/>
      <w:ins w:id="449" w:author="Lyle" w:date="2020-08-02T13:43:00Z">
        <w:r w:rsidR="00141CBD">
          <w:rPr>
            <w:rFonts w:ascii="Times New Roman" w:hAnsi="Times New Roman" w:cs="Times New Roman"/>
            <w:sz w:val="24"/>
            <w:szCs w:val="24"/>
          </w:rPr>
          <w:t>.</w:t>
        </w:r>
      </w:ins>
      <w:proofErr w:type="spellEnd"/>
      <w:r w:rsidRPr="00EC09DA">
        <w:rPr>
          <w:rFonts w:ascii="Times New Roman" w:hAnsi="Times New Roman" w:cs="Times New Roman"/>
          <w:sz w:val="24"/>
          <w:szCs w:val="24"/>
        </w:rPr>
        <w:t xml:space="preserve"> for shoots (purple error bars) and roots (brown error bars). The panels are faceted by treatment combinations: intensity of defoliation on top (lenient 15 cm or severe 5 cm on top), and frequency of defoliation labeled on the right hand side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The x-axis groups responses by cultivar: A = Argentine, P = Pensacola, T9 = Tifton-9</w:t>
      </w:r>
      <w:del w:id="450" w:author="Lyle" w:date="2020-08-02T13:44:00Z">
        <w:r w:rsidRPr="00EC09DA" w:rsidDel="00141CBD">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UF-R = UF-Riata.  </w:t>
      </w:r>
      <w:ins w:id="451" w:author="Madhusudana Idupulapati" w:date="2020-05-07T13:51:00Z">
        <w:r w:rsidR="006C306D" w:rsidRPr="00141CBD">
          <w:rPr>
            <w:rFonts w:ascii="Times New Roman" w:hAnsi="Times New Roman" w:cs="Times New Roman"/>
            <w:sz w:val="24"/>
            <w:szCs w:val="24"/>
          </w:rPr>
          <w:t>Change (gm-2) to (g</w:t>
        </w:r>
      </w:ins>
      <w:ins w:id="452" w:author="Lyle" w:date="2020-08-02T13:45:00Z">
        <w:r w:rsidR="00141CBD">
          <w:rPr>
            <w:rFonts w:ascii="Times New Roman" w:hAnsi="Times New Roman" w:cs="Times New Roman"/>
            <w:sz w:val="24"/>
            <w:szCs w:val="24"/>
          </w:rPr>
          <w:t>/</w:t>
        </w:r>
      </w:ins>
      <w:ins w:id="453" w:author="Madhusudana Idupulapati" w:date="2020-05-07T13:51:00Z">
        <w:del w:id="454" w:author="Lyle" w:date="2020-08-02T13:45:00Z">
          <w:r w:rsidR="006C306D" w:rsidRPr="00141CBD" w:rsidDel="00141CBD">
            <w:rPr>
              <w:rFonts w:ascii="Times New Roman" w:hAnsi="Times New Roman" w:cs="Times New Roman"/>
              <w:sz w:val="24"/>
              <w:szCs w:val="24"/>
            </w:rPr>
            <w:delText xml:space="preserve"> </w:delText>
          </w:r>
        </w:del>
        <w:r w:rsidR="006C306D" w:rsidRPr="00141CBD">
          <w:rPr>
            <w:rFonts w:ascii="Times New Roman" w:hAnsi="Times New Roman" w:cs="Times New Roman"/>
            <w:sz w:val="24"/>
            <w:szCs w:val="24"/>
          </w:rPr>
          <w:t>m</w:t>
        </w:r>
        <w:del w:id="455" w:author="Lyle" w:date="2020-08-02T13:45:00Z">
          <w:r w:rsidR="006C306D" w:rsidRPr="00141CBD" w:rsidDel="00141CBD">
            <w:rPr>
              <w:rFonts w:ascii="Times New Roman" w:hAnsi="Times New Roman" w:cs="Times New Roman"/>
              <w:sz w:val="24"/>
              <w:szCs w:val="24"/>
            </w:rPr>
            <w:delText>-</w:delText>
          </w:r>
        </w:del>
        <w:r w:rsidR="006C306D" w:rsidRPr="00141CBD">
          <w:rPr>
            <w:rFonts w:ascii="Times New Roman" w:hAnsi="Times New Roman" w:cs="Times New Roman"/>
            <w:sz w:val="24"/>
            <w:szCs w:val="24"/>
            <w:vertAlign w:val="superscript"/>
            <w:rPrChange w:id="456" w:author="Lyle" w:date="2020-08-02T13:45:00Z">
              <w:rPr>
                <w:rFonts w:ascii="Times New Roman" w:hAnsi="Times New Roman" w:cs="Times New Roman"/>
                <w:sz w:val="24"/>
                <w:szCs w:val="24"/>
              </w:rPr>
            </w:rPrChange>
          </w:rPr>
          <w:t>2</w:t>
        </w:r>
        <w:r w:rsidR="006C306D" w:rsidRPr="00141CBD">
          <w:rPr>
            <w:rFonts w:ascii="Times New Roman" w:hAnsi="Times New Roman" w:cs="Times New Roman"/>
            <w:sz w:val="24"/>
            <w:szCs w:val="24"/>
          </w:rPr>
          <w:t>)</w:t>
        </w:r>
      </w:ins>
      <w:ins w:id="457" w:author="Madhusudana Idupulapati" w:date="2020-05-07T13:52:00Z">
        <w:r w:rsidR="006C306D" w:rsidRPr="00141CBD">
          <w:rPr>
            <w:rFonts w:ascii="Times New Roman" w:hAnsi="Times New Roman" w:cs="Times New Roman"/>
            <w:sz w:val="24"/>
            <w:szCs w:val="24"/>
          </w:rPr>
          <w:t xml:space="preserve"> on the Y axis</w:t>
        </w:r>
      </w:ins>
      <w:ins w:id="458" w:author="Madhusudana Idupulapati" w:date="2020-05-07T13:53:00Z">
        <w:r w:rsidR="006C306D" w:rsidRPr="00141CBD">
          <w:rPr>
            <w:rFonts w:ascii="Times New Roman" w:hAnsi="Times New Roman" w:cs="Times New Roman"/>
            <w:sz w:val="24"/>
            <w:szCs w:val="24"/>
            <w:rPrChange w:id="459" w:author="Lyle" w:date="2020-08-02T13:45:00Z">
              <w:rPr>
                <w:rFonts w:ascii="Times New Roman" w:hAnsi="Times New Roman" w:cs="Times New Roman"/>
                <w:sz w:val="24"/>
                <w:szCs w:val="24"/>
                <w:highlight w:val="yellow"/>
              </w:rPr>
            </w:rPrChange>
          </w:rPr>
          <w:t xml:space="preserve"> in this Figure and also i</w:t>
        </w:r>
      </w:ins>
      <w:ins w:id="460" w:author="Madhusudana Idupulapati" w:date="2020-05-07T13:54:00Z">
        <w:r w:rsidR="006C306D" w:rsidRPr="00141CBD">
          <w:rPr>
            <w:rFonts w:ascii="Times New Roman" w:hAnsi="Times New Roman" w:cs="Times New Roman"/>
            <w:sz w:val="24"/>
            <w:szCs w:val="24"/>
            <w:rPrChange w:id="461" w:author="Lyle" w:date="2020-08-02T13:45:00Z">
              <w:rPr>
                <w:rFonts w:ascii="Times New Roman" w:hAnsi="Times New Roman" w:cs="Times New Roman"/>
                <w:sz w:val="24"/>
                <w:szCs w:val="24"/>
                <w:highlight w:val="yellow"/>
              </w:rPr>
            </w:rPrChange>
          </w:rPr>
          <w:t>n F</w:t>
        </w:r>
        <w:del w:id="462" w:author="Lyle" w:date="2020-08-02T13:45:00Z">
          <w:r w:rsidR="006C306D" w:rsidRPr="00141CBD" w:rsidDel="00141CBD">
            <w:rPr>
              <w:rFonts w:ascii="Times New Roman" w:hAnsi="Times New Roman" w:cs="Times New Roman"/>
              <w:sz w:val="24"/>
              <w:szCs w:val="24"/>
              <w:rPrChange w:id="463" w:author="Lyle" w:date="2020-08-02T13:45:00Z">
                <w:rPr>
                  <w:rFonts w:ascii="Times New Roman" w:hAnsi="Times New Roman" w:cs="Times New Roman"/>
                  <w:sz w:val="24"/>
                  <w:szCs w:val="24"/>
                  <w:highlight w:val="yellow"/>
                </w:rPr>
              </w:rPrChange>
            </w:rPr>
            <w:delText>og</w:delText>
          </w:r>
        </w:del>
      </w:ins>
      <w:ins w:id="464" w:author="Lyle" w:date="2020-08-02T13:45:00Z">
        <w:r w:rsidR="00141CBD">
          <w:rPr>
            <w:rFonts w:ascii="Times New Roman" w:hAnsi="Times New Roman" w:cs="Times New Roman"/>
            <w:sz w:val="24"/>
            <w:szCs w:val="24"/>
          </w:rPr>
          <w:t>igure</w:t>
        </w:r>
      </w:ins>
      <w:ins w:id="465" w:author="Madhusudana Idupulapati" w:date="2020-05-07T13:54:00Z">
        <w:del w:id="466" w:author="Lyle" w:date="2020-08-02T13:46:00Z">
          <w:r w:rsidR="006C306D" w:rsidRPr="00141CBD" w:rsidDel="00141CBD">
            <w:rPr>
              <w:rFonts w:ascii="Times New Roman" w:hAnsi="Times New Roman" w:cs="Times New Roman"/>
              <w:sz w:val="24"/>
              <w:szCs w:val="24"/>
              <w:rPrChange w:id="467" w:author="Lyle" w:date="2020-08-02T13:45:00Z">
                <w:rPr>
                  <w:rFonts w:ascii="Times New Roman" w:hAnsi="Times New Roman" w:cs="Times New Roman"/>
                  <w:sz w:val="24"/>
                  <w:szCs w:val="24"/>
                  <w:highlight w:val="yellow"/>
                </w:rPr>
              </w:rPrChange>
            </w:rPr>
            <w:delText>.</w:delText>
          </w:r>
        </w:del>
        <w:r w:rsidR="006C306D" w:rsidRPr="00141CBD">
          <w:rPr>
            <w:rFonts w:ascii="Times New Roman" w:hAnsi="Times New Roman" w:cs="Times New Roman"/>
            <w:sz w:val="24"/>
            <w:szCs w:val="24"/>
            <w:rPrChange w:id="468" w:author="Lyle" w:date="2020-08-02T13:45:00Z">
              <w:rPr>
                <w:rFonts w:ascii="Times New Roman" w:hAnsi="Times New Roman" w:cs="Times New Roman"/>
                <w:sz w:val="24"/>
                <w:szCs w:val="24"/>
                <w:highlight w:val="yellow"/>
              </w:rPr>
            </w:rPrChange>
          </w:rPr>
          <w:t xml:space="preserve"> 5</w:t>
        </w:r>
      </w:ins>
    </w:p>
    <w:p w14:paraId="4170B17A" w14:textId="053FB732" w:rsidR="00241F9B" w:rsidRDefault="00241F9B" w:rsidP="00241F9B">
      <w:pPr>
        <w:rPr>
          <w:rFonts w:ascii="Times New Roman" w:hAnsi="Times New Roman" w:cs="Times New Roman"/>
          <w:sz w:val="24"/>
          <w:szCs w:val="24"/>
        </w:rPr>
      </w:pPr>
    </w:p>
    <w:p w14:paraId="7863A465" w14:textId="16AA4AFB" w:rsidR="00EB75EB" w:rsidRPr="00EC09DA" w:rsidRDefault="004734AB" w:rsidP="00241F9B">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1E0B470B" wp14:editId="5A59780D">
            <wp:extent cx="594360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_jpeg.jpg"/>
                    <pic:cNvPicPr/>
                  </pic:nvPicPr>
                  <pic:blipFill>
                    <a:blip r:embed="rId12"/>
                    <a:stretch>
                      <a:fillRect/>
                    </a:stretch>
                  </pic:blipFill>
                  <pic:spPr>
                    <a:xfrm>
                      <a:off x="0" y="0"/>
                      <a:ext cx="5943600" cy="2377440"/>
                    </a:xfrm>
                    <a:prstGeom prst="rect">
                      <a:avLst/>
                    </a:prstGeom>
                  </pic:spPr>
                </pic:pic>
              </a:graphicData>
            </a:graphic>
          </wp:inline>
        </w:drawing>
      </w:r>
    </w:p>
    <w:p w14:paraId="1B5572D6" w14:textId="48EC00B4" w:rsidR="00241F9B" w:rsidRPr="00EC09DA" w:rsidRDefault="00241F9B" w:rsidP="00241F9B">
      <w:pPr>
        <w:rPr>
          <w:rFonts w:ascii="Times New Roman" w:hAnsi="Times New Roman" w:cs="Times New Roman"/>
          <w:sz w:val="24"/>
          <w:szCs w:val="24"/>
        </w:rPr>
      </w:pPr>
      <w:r w:rsidRPr="00EC09DA">
        <w:rPr>
          <w:rFonts w:ascii="Times New Roman" w:hAnsi="Times New Roman" w:cs="Times New Roman"/>
          <w:b/>
          <w:bCs/>
          <w:sz w:val="24"/>
          <w:szCs w:val="24"/>
        </w:rPr>
        <w:t>Fig</w:t>
      </w:r>
      <w:ins w:id="469" w:author="Lyle" w:date="2020-08-02T13:46:00Z">
        <w:r w:rsidR="00141CBD">
          <w:rPr>
            <w:rFonts w:ascii="Times New Roman" w:hAnsi="Times New Roman" w:cs="Times New Roman"/>
            <w:b/>
            <w:bCs/>
            <w:sz w:val="24"/>
            <w:szCs w:val="24"/>
          </w:rPr>
          <w:t>ure</w:t>
        </w:r>
      </w:ins>
      <w:del w:id="470" w:author="Lyle" w:date="2020-08-02T13:46:00Z">
        <w:r w:rsidRPr="00EC09DA" w:rsidDel="00141CBD">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2</w:t>
      </w:r>
      <w:ins w:id="471" w:author="Lyle" w:date="2020-08-02T13:46:00Z">
        <w:r w:rsidR="00141CBD">
          <w:rPr>
            <w:rFonts w:ascii="Times New Roman" w:hAnsi="Times New Roman" w:cs="Times New Roman"/>
            <w:b/>
            <w:bCs/>
            <w:sz w:val="24"/>
            <w:szCs w:val="24"/>
          </w:rPr>
          <w:t>.</w:t>
        </w:r>
      </w:ins>
      <w:del w:id="472" w:author="Lyle" w:date="2020-08-02T13:46:00Z">
        <w:r w:rsidRPr="00EC09DA" w:rsidDel="00141CBD">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w:t>
      </w:r>
      <w:r w:rsidRPr="00141CBD">
        <w:rPr>
          <w:rFonts w:ascii="Times New Roman" w:hAnsi="Times New Roman" w:cs="Times New Roman"/>
          <w:bCs/>
          <w:sz w:val="24"/>
          <w:szCs w:val="24"/>
          <w:rPrChange w:id="473" w:author="Lyle" w:date="2020-08-02T13:46:00Z">
            <w:rPr>
              <w:rFonts w:ascii="Times New Roman" w:hAnsi="Times New Roman" w:cs="Times New Roman"/>
              <w:b/>
              <w:bCs/>
              <w:sz w:val="24"/>
              <w:szCs w:val="24"/>
            </w:rPr>
          </w:rPrChange>
        </w:rPr>
        <w:t>Fixed effects from varying-intercepts/varying-slopes Gamma regression model.</w:t>
      </w:r>
      <w:r w:rsidRPr="00141CBD">
        <w:rPr>
          <w:rFonts w:ascii="Times New Roman" w:hAnsi="Times New Roman" w:cs="Times New Roman"/>
          <w:sz w:val="24"/>
          <w:szCs w:val="24"/>
        </w:rPr>
        <w:t xml:space="preserve"> </w:t>
      </w:r>
      <w:r w:rsidRPr="00EC09DA">
        <w:rPr>
          <w:rFonts w:ascii="Times New Roman" w:hAnsi="Times New Roman" w:cs="Times New Roman"/>
          <w:sz w:val="24"/>
          <w:szCs w:val="24"/>
        </w:rPr>
        <w:t xml:space="preserve">Coefficients are plotted on the log-link scale and include a median (point), </w:t>
      </w:r>
      <w:ins w:id="474" w:author="Lyle" w:date="2020-08-05T16:23:00Z">
        <w:r w:rsidR="009E269A">
          <w:rPr>
            <w:rFonts w:ascii="Times New Roman" w:hAnsi="Times New Roman" w:cs="Times New Roman"/>
            <w:sz w:val="24"/>
            <w:szCs w:val="24"/>
          </w:rPr>
          <w:t xml:space="preserve">plus </w:t>
        </w:r>
      </w:ins>
      <w:r w:rsidRPr="00EC09DA">
        <w:rPr>
          <w:rFonts w:ascii="Times New Roman" w:hAnsi="Times New Roman" w:cs="Times New Roman"/>
          <w:sz w:val="24"/>
          <w:szCs w:val="24"/>
        </w:rPr>
        <w:t>50% (thick line) and 95% (thin line) credible intervals for</w:t>
      </w:r>
      <w:ins w:id="475" w:author="Lyle" w:date="2020-08-02T13:47:00Z">
        <w:r w:rsidR="00141CBD">
          <w:rPr>
            <w:rFonts w:ascii="Times New Roman" w:hAnsi="Times New Roman" w:cs="Times New Roman"/>
            <w:sz w:val="24"/>
            <w:szCs w:val="24"/>
          </w:rPr>
          <w:t>:</w:t>
        </w:r>
      </w:ins>
      <w:r w:rsidRPr="00EC09DA">
        <w:rPr>
          <w:rFonts w:ascii="Times New Roman" w:hAnsi="Times New Roman" w:cs="Times New Roman"/>
          <w:sz w:val="24"/>
          <w:szCs w:val="24"/>
        </w:rPr>
        <w:t xml:space="preserve"> a) shoot production</w:t>
      </w:r>
      <w:del w:id="476" w:author="Lyle" w:date="2020-08-02T13:47:00Z">
        <w:r w:rsidRPr="00EC09DA" w:rsidDel="00141CBD">
          <w:rPr>
            <w:rFonts w:ascii="Times New Roman" w:hAnsi="Times New Roman" w:cs="Times New Roman"/>
            <w:sz w:val="24"/>
            <w:szCs w:val="24"/>
          </w:rPr>
          <w:delText xml:space="preserve">, </w:delText>
        </w:r>
      </w:del>
      <w:ins w:id="477" w:author="Lyle" w:date="2020-08-02T13:47:00Z">
        <w:r w:rsidR="00141CBD">
          <w:rPr>
            <w:rFonts w:ascii="Times New Roman" w:hAnsi="Times New Roman" w:cs="Times New Roman"/>
            <w:sz w:val="24"/>
            <w:szCs w:val="24"/>
          </w:rPr>
          <w:t>;</w:t>
        </w:r>
        <w:r w:rsidR="00141CBD"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b) root production</w:t>
      </w:r>
      <w:ins w:id="478" w:author="Lyle" w:date="2020-08-02T13:47:00Z">
        <w:r w:rsidR="00141CBD">
          <w:rPr>
            <w:rFonts w:ascii="Times New Roman" w:hAnsi="Times New Roman" w:cs="Times New Roman"/>
            <w:sz w:val="24"/>
            <w:szCs w:val="24"/>
          </w:rPr>
          <w:t>;</w:t>
        </w:r>
      </w:ins>
      <w:r w:rsidRPr="00EC09DA">
        <w:rPr>
          <w:rFonts w:ascii="Times New Roman" w:hAnsi="Times New Roman" w:cs="Times New Roman"/>
          <w:sz w:val="24"/>
          <w:szCs w:val="24"/>
        </w:rPr>
        <w:t xml:space="preserve"> and c) root allocation. Where the entire 95% credible interval falls above or below zero, we can interpret </w:t>
      </w:r>
      <w:r w:rsidRPr="00EC09DA">
        <w:rPr>
          <w:rFonts w:ascii="Times New Roman" w:hAnsi="Times New Roman" w:cs="Times New Roman"/>
          <w:sz w:val="24"/>
          <w:szCs w:val="24"/>
        </w:rPr>
        <w:lastRenderedPageBreak/>
        <w:t xml:space="preserve">that as a 97.5+% Bayesian probability of that coefficient having a positive or negative effect on the response, respectively. </w:t>
      </w:r>
    </w:p>
    <w:p w14:paraId="38233A3C" w14:textId="058A56D5" w:rsidR="00241F9B" w:rsidRDefault="00241F9B" w:rsidP="00241F9B">
      <w:pPr>
        <w:rPr>
          <w:rFonts w:ascii="Times New Roman" w:hAnsi="Times New Roman" w:cs="Times New Roman"/>
          <w:sz w:val="24"/>
          <w:szCs w:val="24"/>
        </w:rPr>
      </w:pPr>
    </w:p>
    <w:p w14:paraId="2731ED7E" w14:textId="0343FF20" w:rsidR="00EB75EB" w:rsidRPr="00EC09DA" w:rsidRDefault="004734AB" w:rsidP="00241F9B">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629F2A57" wp14:editId="579824B5">
            <wp:extent cx="59436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jpeg.jpg"/>
                    <pic:cNvPicPr/>
                  </pic:nvPicPr>
                  <pic:blipFill>
                    <a:blip r:embed="rId13"/>
                    <a:stretch>
                      <a:fillRect/>
                    </a:stretch>
                  </pic:blipFill>
                  <pic:spPr>
                    <a:xfrm>
                      <a:off x="0" y="0"/>
                      <a:ext cx="5943600" cy="2377440"/>
                    </a:xfrm>
                    <a:prstGeom prst="rect">
                      <a:avLst/>
                    </a:prstGeom>
                  </pic:spPr>
                </pic:pic>
              </a:graphicData>
            </a:graphic>
          </wp:inline>
        </w:drawing>
      </w:r>
    </w:p>
    <w:p w14:paraId="237F4046" w14:textId="1514F29F" w:rsidR="00241F9B" w:rsidRDefault="00241F9B" w:rsidP="00285430">
      <w:pPr>
        <w:rPr>
          <w:rFonts w:ascii="Times New Roman" w:hAnsi="Times New Roman" w:cs="Times New Roman"/>
          <w:sz w:val="24"/>
          <w:szCs w:val="24"/>
        </w:rPr>
      </w:pPr>
      <w:r w:rsidRPr="00EC09DA">
        <w:rPr>
          <w:rFonts w:ascii="Times New Roman" w:hAnsi="Times New Roman" w:cs="Times New Roman"/>
          <w:b/>
          <w:bCs/>
          <w:sz w:val="24"/>
          <w:szCs w:val="24"/>
        </w:rPr>
        <w:t>Fig</w:t>
      </w:r>
      <w:ins w:id="479" w:author="Lyle" w:date="2020-08-02T13:48:00Z">
        <w:r w:rsidR="003D4176">
          <w:rPr>
            <w:rFonts w:ascii="Times New Roman" w:hAnsi="Times New Roman" w:cs="Times New Roman"/>
            <w:b/>
            <w:bCs/>
            <w:sz w:val="24"/>
            <w:szCs w:val="24"/>
          </w:rPr>
          <w:t>ure</w:t>
        </w:r>
      </w:ins>
      <w:del w:id="480" w:author="Lyle" w:date="2020-08-02T13:48:00Z">
        <w:r w:rsidRPr="00EC09DA" w:rsidDel="003D4176">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3</w:t>
      </w:r>
      <w:ins w:id="481" w:author="Lyle" w:date="2020-08-02T13:48:00Z">
        <w:r w:rsidR="003D4176">
          <w:rPr>
            <w:rFonts w:ascii="Times New Roman" w:hAnsi="Times New Roman" w:cs="Times New Roman"/>
            <w:b/>
            <w:bCs/>
            <w:sz w:val="24"/>
            <w:szCs w:val="24"/>
          </w:rPr>
          <w:t>.</w:t>
        </w:r>
      </w:ins>
      <w:del w:id="482" w:author="Lyle" w:date="2020-08-02T13:48:00Z">
        <w:r w:rsidRPr="00EC09DA" w:rsidDel="003D4176">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w:t>
      </w:r>
      <w:r w:rsidRPr="003D4176">
        <w:rPr>
          <w:rFonts w:ascii="Times New Roman" w:hAnsi="Times New Roman" w:cs="Times New Roman"/>
          <w:bCs/>
          <w:sz w:val="24"/>
          <w:szCs w:val="24"/>
          <w:rPrChange w:id="483" w:author="Lyle" w:date="2020-08-02T13:49:00Z">
            <w:rPr>
              <w:rFonts w:ascii="Times New Roman" w:hAnsi="Times New Roman" w:cs="Times New Roman"/>
              <w:b/>
              <w:bCs/>
              <w:sz w:val="24"/>
              <w:szCs w:val="24"/>
            </w:rPr>
          </w:rPrChange>
        </w:rPr>
        <w:t>Varying-intercepts from the Gamma regression model for root production.</w:t>
      </w:r>
      <w:r w:rsidRPr="00EC09DA">
        <w:rPr>
          <w:rFonts w:ascii="Times New Roman" w:hAnsi="Times New Roman" w:cs="Times New Roman"/>
          <w:sz w:val="24"/>
          <w:szCs w:val="24"/>
        </w:rPr>
        <w:t xml:space="preserve"> Coefficients represent deviations of each cultivar (A = Argentine, P = Pensacola, T9 = Tifton-9</w:t>
      </w:r>
      <w:del w:id="484" w:author="Lyle" w:date="2020-08-02T13:49:00Z">
        <w:r w:rsidRPr="00EC09DA"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UF-R = UF-Riata) from the overall mean (fixed effect coefficient), and are thus naturally centered at 0, where negative values represent lower than average performance</w:t>
      </w:r>
      <w:del w:id="485" w:author="Lyle" w:date="2020-08-02T13:49:00Z">
        <w:r w:rsidRPr="00EC09DA"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positive values higher than average performance. Plots include a median (point)</w:t>
      </w:r>
      <w:del w:id="486" w:author="Lyle" w:date="2020-08-02T13:49:00Z">
        <w:r w:rsidRPr="00EC09DA"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w:t>
      </w:r>
      <w:del w:id="487" w:author="Lyle" w:date="2020-08-05T16:26:00Z">
        <w:r w:rsidRPr="00EC09DA" w:rsidDel="009E269A">
          <w:rPr>
            <w:rFonts w:ascii="Times New Roman" w:hAnsi="Times New Roman" w:cs="Times New Roman"/>
            <w:sz w:val="24"/>
            <w:szCs w:val="24"/>
          </w:rPr>
          <w:delText xml:space="preserve">and </w:delText>
        </w:r>
      </w:del>
      <w:ins w:id="488" w:author="Lyle" w:date="2020-08-05T16:26:00Z">
        <w:r w:rsidR="009E269A">
          <w:rPr>
            <w:rFonts w:ascii="Times New Roman" w:hAnsi="Times New Roman" w:cs="Times New Roman"/>
            <w:sz w:val="24"/>
            <w:szCs w:val="24"/>
          </w:rPr>
          <w:t>plus</w:t>
        </w:r>
        <w:r w:rsidR="009E269A"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50% (thick line) and 95% (thin line) credible intervals. Where the entire 95% credible interval falls above or below zero, we can interpret that as a 97.5+% Bayesian probability of the cultivar having a higher or lower overall root production compared </w:t>
      </w:r>
      <w:del w:id="489" w:author="Lyle" w:date="2020-08-02T13:50:00Z">
        <w:r w:rsidRPr="00EC09DA" w:rsidDel="003D4176">
          <w:rPr>
            <w:rFonts w:ascii="Times New Roman" w:hAnsi="Times New Roman" w:cs="Times New Roman"/>
            <w:sz w:val="24"/>
            <w:szCs w:val="24"/>
          </w:rPr>
          <w:delText xml:space="preserve">to </w:delText>
        </w:r>
      </w:del>
      <w:ins w:id="490" w:author="Lyle" w:date="2020-08-02T13:50:00Z">
        <w:r w:rsidR="003D4176">
          <w:rPr>
            <w:rFonts w:ascii="Times New Roman" w:hAnsi="Times New Roman" w:cs="Times New Roman"/>
            <w:sz w:val="24"/>
            <w:szCs w:val="24"/>
          </w:rPr>
          <w:t>with</w:t>
        </w:r>
        <w:r w:rsidR="003D4176"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the mean among all cultivars. </w:t>
      </w:r>
    </w:p>
    <w:p w14:paraId="4824718C" w14:textId="059AA8B2" w:rsidR="004734AB" w:rsidRDefault="004734AB" w:rsidP="00285430">
      <w:pPr>
        <w:rPr>
          <w:rFonts w:ascii="Times New Roman" w:hAnsi="Times New Roman" w:cs="Times New Roman"/>
          <w:sz w:val="24"/>
          <w:szCs w:val="24"/>
        </w:rPr>
      </w:pPr>
    </w:p>
    <w:p w14:paraId="19467003" w14:textId="77777777" w:rsidR="004734AB" w:rsidRPr="00EC09DA" w:rsidRDefault="004734AB" w:rsidP="00285430">
      <w:pPr>
        <w:rPr>
          <w:rFonts w:ascii="Times New Roman" w:hAnsi="Times New Roman" w:cs="Times New Roman"/>
          <w:sz w:val="24"/>
          <w:szCs w:val="24"/>
        </w:rPr>
      </w:pPr>
    </w:p>
    <w:p w14:paraId="3BCD1DE5" w14:textId="77777777" w:rsidR="00130F24" w:rsidRPr="00EC09DA" w:rsidRDefault="00130F24" w:rsidP="00130F24">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production model</w:t>
      </w:r>
    </w:p>
    <w:p w14:paraId="631D7DEC" w14:textId="3A73E5E0" w:rsidR="00EB75EB" w:rsidRPr="00EC09DA" w:rsidRDefault="00130F24">
      <w:pPr>
        <w:spacing w:line="480" w:lineRule="auto"/>
        <w:rPr>
          <w:rFonts w:ascii="Times New Roman" w:hAnsi="Times New Roman" w:cs="Times New Roman"/>
          <w:sz w:val="24"/>
          <w:szCs w:val="24"/>
        </w:rPr>
        <w:pPrChange w:id="491" w:author="Lyle" w:date="2020-08-02T13:50:00Z">
          <w:pPr>
            <w:spacing w:line="480" w:lineRule="auto"/>
            <w:ind w:firstLine="720"/>
          </w:pPr>
        </w:pPrChange>
      </w:pPr>
      <w:r w:rsidRPr="00EC09DA">
        <w:rPr>
          <w:rFonts w:ascii="Times New Roman" w:hAnsi="Times New Roman" w:cs="Times New Roman"/>
          <w:sz w:val="24"/>
          <w:szCs w:val="24"/>
        </w:rPr>
        <w:t>We observed an average root production of 224 g</w:t>
      </w:r>
      <w:ins w:id="492" w:author="Lyle" w:date="2020-08-02T13:50:00Z">
        <w:r w:rsidR="003D4176">
          <w:rPr>
            <w:rFonts w:ascii="Times New Roman" w:hAnsi="Times New Roman" w:cs="Times New Roman"/>
            <w:sz w:val="24"/>
            <w:szCs w:val="24"/>
          </w:rPr>
          <w:t>/</w:t>
        </w:r>
      </w:ins>
      <w:ins w:id="493" w:author="Madhusudana Idupulapati" w:date="2020-04-22T10:32:00Z">
        <w:del w:id="494" w:author="Lyle" w:date="2020-08-02T13:50:00Z">
          <w:r w:rsidR="00464343" w:rsidDel="003D4176">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495" w:author="Lyle" w:date="2020-08-02T13:50:00Z">
        <w:r w:rsidRPr="00EC09DA" w:rsidDel="003D4176">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where mild defoliation treatments were the highest with 262 g</w:t>
      </w:r>
      <w:ins w:id="496" w:author="Lyle" w:date="2020-08-02T13:50:00Z">
        <w:r w:rsidR="003D4176">
          <w:rPr>
            <w:rFonts w:ascii="Times New Roman" w:hAnsi="Times New Roman" w:cs="Times New Roman"/>
            <w:sz w:val="24"/>
            <w:szCs w:val="24"/>
          </w:rPr>
          <w:t>/</w:t>
        </w:r>
      </w:ins>
      <w:ins w:id="497" w:author="Madhusudana Idupulapati" w:date="2020-04-22T10:33:00Z">
        <w:del w:id="498" w:author="Lyle" w:date="2020-08-02T13:50:00Z">
          <w:r w:rsidR="009C08B0" w:rsidDel="003D4176">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499" w:author="Lyle" w:date="2020-08-02T13:50:00Z">
        <w:r w:rsidRPr="00EC09DA" w:rsidDel="003D4176">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averaged across 2</w:t>
      </w:r>
      <w:ins w:id="500" w:author="Lyle" w:date="2020-08-02T13:51:00Z">
        <w:r w:rsidR="003D4176">
          <w:rPr>
            <w:rFonts w:ascii="Times New Roman" w:hAnsi="Times New Roman" w:cs="Times New Roman"/>
            <w:sz w:val="24"/>
            <w:szCs w:val="24"/>
          </w:rPr>
          <w:t>-</w:t>
        </w:r>
      </w:ins>
      <w:del w:id="501" w:author="Lyle" w:date="2020-08-02T13:51:00Z">
        <w:r w:rsidRPr="00EC09DA" w:rsidDel="003D4176">
          <w:rPr>
            <w:rFonts w:ascii="Times New Roman" w:hAnsi="Times New Roman" w:cs="Times New Roman"/>
            <w:sz w:val="24"/>
            <w:szCs w:val="24"/>
          </w:rPr>
          <w:delText xml:space="preserve"> </w:delText>
        </w:r>
      </w:del>
      <w:r w:rsidRPr="00EC09DA">
        <w:rPr>
          <w:rFonts w:ascii="Times New Roman" w:hAnsi="Times New Roman" w:cs="Times New Roman"/>
          <w:sz w:val="24"/>
          <w:szCs w:val="24"/>
        </w:rPr>
        <w:t>wk and 4</w:t>
      </w:r>
      <w:ins w:id="502" w:author="Lyle" w:date="2020-08-02T13:51:00Z">
        <w:r w:rsidR="003D4176">
          <w:rPr>
            <w:rFonts w:ascii="Times New Roman" w:hAnsi="Times New Roman" w:cs="Times New Roman"/>
            <w:sz w:val="24"/>
            <w:szCs w:val="24"/>
          </w:rPr>
          <w:t>-</w:t>
        </w:r>
      </w:ins>
      <w:del w:id="503" w:author="Lyle" w:date="2020-08-02T13:51:00Z">
        <w:r w:rsidRPr="00EC09DA" w:rsidDel="003D4176">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wk defoliation frequencies, compared </w:t>
      </w:r>
      <w:r w:rsidR="00955A4A" w:rsidRPr="00EC09DA">
        <w:rPr>
          <w:rFonts w:ascii="Times New Roman" w:hAnsi="Times New Roman" w:cs="Times New Roman"/>
          <w:sz w:val="24"/>
          <w:szCs w:val="24"/>
        </w:rPr>
        <w:t>with</w:t>
      </w:r>
      <w:r w:rsidRPr="00EC09DA">
        <w:rPr>
          <w:rFonts w:ascii="Times New Roman" w:hAnsi="Times New Roman" w:cs="Times New Roman"/>
          <w:sz w:val="24"/>
          <w:szCs w:val="24"/>
        </w:rPr>
        <w:t xml:space="preserve"> severe defoliation with an average of 186 g</w:t>
      </w:r>
      <w:ins w:id="504" w:author="Lyle" w:date="2020-08-02T13:51:00Z">
        <w:r w:rsidR="003D4176">
          <w:rPr>
            <w:rFonts w:ascii="Times New Roman" w:hAnsi="Times New Roman" w:cs="Times New Roman"/>
            <w:sz w:val="24"/>
            <w:szCs w:val="24"/>
          </w:rPr>
          <w:t>/</w:t>
        </w:r>
      </w:ins>
      <w:ins w:id="505" w:author="Madhusudana Idupulapati" w:date="2020-04-22T10:33:00Z">
        <w:del w:id="506" w:author="Lyle" w:date="2020-08-02T13:51:00Z">
          <w:r w:rsidR="009C08B0" w:rsidDel="003D4176">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507" w:author="Lyle" w:date="2020-08-02T13:51:00Z">
        <w:r w:rsidRPr="00EC09DA" w:rsidDel="003D4176">
          <w:rPr>
            <w:rFonts w:ascii="Times New Roman" w:hAnsi="Times New Roman" w:cs="Times New Roman"/>
            <w:sz w:val="24"/>
            <w:szCs w:val="24"/>
            <w:vertAlign w:val="superscript"/>
          </w:rPr>
          <w:delText>-</w:delText>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ins w:id="508" w:author="Lyle" w:date="2020-08-02T13:51:00Z">
        <w:r w:rsidR="003D4176">
          <w:rPr>
            <w:rFonts w:ascii="Times New Roman" w:hAnsi="Times New Roman" w:cs="Times New Roman"/>
            <w:sz w:val="24"/>
            <w:szCs w:val="24"/>
          </w:rPr>
          <w:t>ure</w:t>
        </w:r>
      </w:ins>
      <w:del w:id="509" w:author="Lyle" w:date="2020-08-02T13:51:00Z">
        <w:r w:rsidR="00EB75EB"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1). The fixed main effect estimate for severe defoliation was negative (-0.33 </w:t>
      </w:r>
      <w:r w:rsidR="00E85FDD">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0.12</w:t>
      </w:r>
      <w:del w:id="510" w:author="Lyle" w:date="2020-08-02T13:51:00Z">
        <w:r w:rsidRPr="00EC09DA" w:rsidDel="003D4176">
          <w:rPr>
            <w:rFonts w:ascii="Times New Roman" w:hAnsi="Times New Roman" w:cs="Times New Roman"/>
            <w:sz w:val="24"/>
            <w:szCs w:val="24"/>
          </w:rPr>
          <w:delText xml:space="preserve">, </w:delText>
        </w:r>
      </w:del>
      <w:ins w:id="511" w:author="Lyle" w:date="2020-08-02T13:51:00Z">
        <w:r w:rsidR="003D4176">
          <w:rPr>
            <w:rFonts w:ascii="Times New Roman" w:hAnsi="Times New Roman" w:cs="Times New Roman"/>
            <w:sz w:val="24"/>
            <w:szCs w:val="24"/>
          </w:rPr>
          <w:t>;</w:t>
        </w:r>
        <w:r w:rsidR="003D4176"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Fig</w:t>
      </w:r>
      <w:ins w:id="512" w:author="Lyle" w:date="2020-08-02T13:51:00Z">
        <w:r w:rsidR="003D4176">
          <w:rPr>
            <w:rFonts w:ascii="Times New Roman" w:hAnsi="Times New Roman" w:cs="Times New Roman"/>
            <w:sz w:val="24"/>
            <w:szCs w:val="24"/>
          </w:rPr>
          <w:t>ure</w:t>
        </w:r>
      </w:ins>
      <w:del w:id="513" w:author="Lyle" w:date="2020-08-02T13:51:00Z">
        <w:r w:rsidR="00EB75EB"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2b), with &gt;97.5% of posterior probability below 0, while the main effects of frequent defoliation and the interaction of frequent </w:t>
      </w:r>
      <w:r w:rsidR="003D4176" w:rsidRPr="00EC09DA">
        <w:rPr>
          <w:rFonts w:ascii="Times New Roman" w:hAnsi="Times New Roman" w:cs="Times New Roman"/>
          <w:sz w:val="24"/>
          <w:szCs w:val="24"/>
        </w:rPr>
        <w:t>x</w:t>
      </w:r>
      <w:r w:rsidRPr="00EC09DA">
        <w:rPr>
          <w:rFonts w:ascii="Times New Roman" w:hAnsi="Times New Roman" w:cs="Times New Roman"/>
          <w:sz w:val="24"/>
          <w:szCs w:val="24"/>
        </w:rPr>
        <w:t xml:space="preserve"> severe defoliation w</w:t>
      </w:r>
      <w:ins w:id="514" w:author="Lyle" w:date="2020-08-05T16:28:00Z">
        <w:r w:rsidR="009E269A">
          <w:rPr>
            <w:rFonts w:ascii="Times New Roman" w:hAnsi="Times New Roman" w:cs="Times New Roman"/>
            <w:sz w:val="24"/>
            <w:szCs w:val="24"/>
          </w:rPr>
          <w:t>ere</w:t>
        </w:r>
      </w:ins>
      <w:del w:id="515" w:author="Lyle" w:date="2020-08-02T13:52:00Z">
        <w:r w:rsidRPr="00EC09DA" w:rsidDel="003D4176">
          <w:rPr>
            <w:rFonts w:ascii="Times New Roman" w:hAnsi="Times New Roman" w:cs="Times New Roman"/>
            <w:sz w:val="24"/>
            <w:szCs w:val="24"/>
          </w:rPr>
          <w:delText>ere</w:delText>
        </w:r>
      </w:del>
      <w:r w:rsidRPr="00EC09DA">
        <w:rPr>
          <w:rFonts w:ascii="Times New Roman" w:hAnsi="Times New Roman" w:cs="Times New Roman"/>
          <w:sz w:val="24"/>
          <w:szCs w:val="24"/>
        </w:rPr>
        <w:t xml:space="preserve"> highly uncertain, with 95% credible intervals spanning a similar range above and below zero. Average root production across all treatment groups varied by cultivar more substantially than shoot production (Fig</w:t>
      </w:r>
      <w:ins w:id="516" w:author="Lyle" w:date="2020-08-02T13:52:00Z">
        <w:r w:rsidR="003D4176">
          <w:rPr>
            <w:rFonts w:ascii="Times New Roman" w:hAnsi="Times New Roman" w:cs="Times New Roman"/>
            <w:sz w:val="24"/>
            <w:szCs w:val="24"/>
          </w:rPr>
          <w:t>ure</w:t>
        </w:r>
      </w:ins>
      <w:del w:id="517" w:author="Lyle" w:date="2020-08-02T13:52:00Z">
        <w:r w:rsidR="00EB75EB"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3b), with the </w:t>
      </w:r>
      <w:del w:id="518" w:author="Lyle" w:date="2020-08-02T13:53:00Z">
        <w:r w:rsidRPr="00EC09DA" w:rsidDel="003D4176">
          <w:rPr>
            <w:rFonts w:ascii="Times New Roman" w:hAnsi="Times New Roman" w:cs="Times New Roman"/>
            <w:sz w:val="24"/>
            <w:szCs w:val="24"/>
          </w:rPr>
          <w:delText xml:space="preserve">decumbent </w:delText>
        </w:r>
      </w:del>
      <w:ins w:id="519" w:author="Lyle" w:date="2020-08-02T13:53:00Z">
        <w:r w:rsidR="003D4176">
          <w:rPr>
            <w:rFonts w:ascii="Times New Roman" w:hAnsi="Times New Roman" w:cs="Times New Roman"/>
            <w:sz w:val="24"/>
            <w:szCs w:val="24"/>
          </w:rPr>
          <w:t>prostrate</w:t>
        </w:r>
        <w:r w:rsidR="003D4176"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lastRenderedPageBreak/>
        <w:t>cultivars Argentine and Pensacola having greater root production than the upright cultivars UF-Riata and Tifton-9 (Fig</w:t>
      </w:r>
      <w:ins w:id="520" w:author="Lyle" w:date="2020-08-02T13:54:00Z">
        <w:r w:rsidR="003D4176">
          <w:rPr>
            <w:rFonts w:ascii="Times New Roman" w:hAnsi="Times New Roman" w:cs="Times New Roman"/>
            <w:sz w:val="24"/>
            <w:szCs w:val="24"/>
          </w:rPr>
          <w:t>ure</w:t>
        </w:r>
      </w:ins>
      <w:del w:id="521" w:author="Lyle" w:date="2020-08-02T13:54:00Z">
        <w:r w:rsidR="00EB75EB"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3b</w:t>
      </w:r>
      <w:ins w:id="522" w:author="Lyle" w:date="2020-08-05T16:29:00Z">
        <w:r w:rsidR="009E269A">
          <w:rPr>
            <w:rFonts w:ascii="Times New Roman" w:hAnsi="Times New Roman" w:cs="Times New Roman"/>
            <w:sz w:val="24"/>
            <w:szCs w:val="24"/>
          </w:rPr>
          <w:t>;</w:t>
        </w:r>
      </w:ins>
      <w:del w:id="523" w:author="Lyle" w:date="2020-08-05T16:29:00Z">
        <w:r w:rsidRPr="00EC09DA" w:rsidDel="009E269A">
          <w:rPr>
            <w:rFonts w:ascii="Times New Roman" w:hAnsi="Times New Roman" w:cs="Times New Roman"/>
            <w:sz w:val="24"/>
            <w:szCs w:val="24"/>
          </w:rPr>
          <w:delText>,</w:delText>
        </w:r>
      </w:del>
      <w:r w:rsidRPr="00EC09DA">
        <w:rPr>
          <w:rFonts w:ascii="Times New Roman" w:hAnsi="Times New Roman" w:cs="Times New Roman"/>
          <w:sz w:val="24"/>
          <w:szCs w:val="24"/>
        </w:rPr>
        <w:t xml:space="preserve"> Fig</w:t>
      </w:r>
      <w:ins w:id="524" w:author="Lyle" w:date="2020-08-02T13:54:00Z">
        <w:r w:rsidR="003D4176">
          <w:rPr>
            <w:rFonts w:ascii="Times New Roman" w:hAnsi="Times New Roman" w:cs="Times New Roman"/>
            <w:sz w:val="24"/>
            <w:szCs w:val="24"/>
          </w:rPr>
          <w:t>ure</w:t>
        </w:r>
      </w:ins>
      <w:del w:id="525" w:author="Lyle" w:date="2020-08-02T13:54:00Z">
        <w:r w:rsidR="00EB75EB"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4). The greatest contrast was between Argentine and UF-</w:t>
      </w:r>
      <w:r w:rsidR="00955A4A" w:rsidRPr="00EC09DA">
        <w:rPr>
          <w:rFonts w:ascii="Times New Roman" w:hAnsi="Times New Roman" w:cs="Times New Roman"/>
          <w:sz w:val="24"/>
          <w:szCs w:val="24"/>
        </w:rPr>
        <w:t>R</w:t>
      </w:r>
      <w:r w:rsidRPr="00EC09DA">
        <w:rPr>
          <w:rFonts w:ascii="Times New Roman" w:hAnsi="Times New Roman" w:cs="Times New Roman"/>
          <w:sz w:val="24"/>
          <w:szCs w:val="24"/>
        </w:rPr>
        <w:t>iata, which had a median posterior difference of -0.36 on the log-link scale (Fig</w:t>
      </w:r>
      <w:ins w:id="526" w:author="Lyle" w:date="2020-08-02T13:54:00Z">
        <w:r w:rsidR="003D4176">
          <w:rPr>
            <w:rFonts w:ascii="Times New Roman" w:hAnsi="Times New Roman" w:cs="Times New Roman"/>
            <w:sz w:val="24"/>
            <w:szCs w:val="24"/>
          </w:rPr>
          <w:t>ure</w:t>
        </w:r>
      </w:ins>
      <w:del w:id="527" w:author="Lyle" w:date="2020-08-02T13:54:00Z">
        <w:r w:rsidRPr="00EC09DA" w:rsidDel="003D4176">
          <w:rPr>
            <w:rFonts w:ascii="Times New Roman" w:hAnsi="Times New Roman" w:cs="Times New Roman"/>
            <w:sz w:val="24"/>
            <w:szCs w:val="24"/>
          </w:rPr>
          <w:delText>.</w:delText>
        </w:r>
      </w:del>
      <w:r w:rsidRPr="00EC09DA">
        <w:rPr>
          <w:rFonts w:ascii="Times New Roman" w:hAnsi="Times New Roman" w:cs="Times New Roman"/>
          <w:sz w:val="24"/>
          <w:szCs w:val="24"/>
        </w:rPr>
        <w:t xml:space="preserve"> 4), which represents a 30% lower root production</w:t>
      </w:r>
      <w:r w:rsidR="00EB75EB">
        <w:rPr>
          <w:rFonts w:ascii="Times New Roman" w:hAnsi="Times New Roman" w:cs="Times New Roman"/>
          <w:sz w:val="24"/>
          <w:szCs w:val="24"/>
        </w:rPr>
        <w:t>.</w:t>
      </w:r>
    </w:p>
    <w:p w14:paraId="5D8F64C7" w14:textId="6CC30E0F" w:rsidR="00EB75EB" w:rsidRDefault="004734AB" w:rsidP="00241F9B">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11FF4266" wp14:editId="6F7989D5">
            <wp:extent cx="4013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jpeg.jpg"/>
                    <pic:cNvPicPr/>
                  </pic:nvPicPr>
                  <pic:blipFill>
                    <a:blip r:embed="rId14"/>
                    <a:stretch>
                      <a:fillRect/>
                    </a:stretch>
                  </pic:blipFill>
                  <pic:spPr>
                    <a:xfrm>
                      <a:off x="0" y="0"/>
                      <a:ext cx="4013200" cy="3657600"/>
                    </a:xfrm>
                    <a:prstGeom prst="rect">
                      <a:avLst/>
                    </a:prstGeom>
                  </pic:spPr>
                </pic:pic>
              </a:graphicData>
            </a:graphic>
          </wp:inline>
        </w:drawing>
      </w:r>
    </w:p>
    <w:p w14:paraId="4B0A211E" w14:textId="47E95817" w:rsidR="00241F9B" w:rsidRPr="00EC09DA" w:rsidRDefault="00241F9B" w:rsidP="00241F9B">
      <w:pPr>
        <w:rPr>
          <w:rFonts w:ascii="Times New Roman" w:hAnsi="Times New Roman" w:cs="Times New Roman"/>
          <w:sz w:val="24"/>
          <w:szCs w:val="24"/>
        </w:rPr>
      </w:pPr>
      <w:r w:rsidRPr="00EC09DA">
        <w:rPr>
          <w:rFonts w:ascii="Times New Roman" w:hAnsi="Times New Roman" w:cs="Times New Roman"/>
          <w:b/>
          <w:bCs/>
          <w:sz w:val="24"/>
          <w:szCs w:val="24"/>
        </w:rPr>
        <w:t>Fig</w:t>
      </w:r>
      <w:ins w:id="528" w:author="Lyle" w:date="2020-08-02T13:55:00Z">
        <w:r w:rsidR="003D4176">
          <w:rPr>
            <w:rFonts w:ascii="Times New Roman" w:hAnsi="Times New Roman" w:cs="Times New Roman"/>
            <w:b/>
            <w:bCs/>
            <w:sz w:val="24"/>
            <w:szCs w:val="24"/>
          </w:rPr>
          <w:t>ure</w:t>
        </w:r>
      </w:ins>
      <w:del w:id="529" w:author="Lyle" w:date="2020-08-02T13:55:00Z">
        <w:r w:rsidRPr="00EC09DA" w:rsidDel="003D4176">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4</w:t>
      </w:r>
      <w:ins w:id="530" w:author="Lyle" w:date="2020-08-02T13:55:00Z">
        <w:r w:rsidR="003D4176">
          <w:rPr>
            <w:rFonts w:ascii="Times New Roman" w:hAnsi="Times New Roman" w:cs="Times New Roman"/>
            <w:b/>
            <w:bCs/>
            <w:sz w:val="24"/>
            <w:szCs w:val="24"/>
          </w:rPr>
          <w:t>.</w:t>
        </w:r>
      </w:ins>
      <w:del w:id="531" w:author="Lyle" w:date="2020-08-02T13:55:00Z">
        <w:r w:rsidRPr="00EC09DA" w:rsidDel="003D4176">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w:t>
      </w:r>
      <w:r w:rsidRPr="003D4176">
        <w:rPr>
          <w:rFonts w:ascii="Times New Roman" w:hAnsi="Times New Roman" w:cs="Times New Roman"/>
          <w:bCs/>
          <w:sz w:val="24"/>
          <w:szCs w:val="24"/>
          <w:rPrChange w:id="532" w:author="Lyle" w:date="2020-08-02T13:55:00Z">
            <w:rPr>
              <w:rFonts w:ascii="Times New Roman" w:hAnsi="Times New Roman" w:cs="Times New Roman"/>
              <w:b/>
              <w:bCs/>
              <w:sz w:val="24"/>
              <w:szCs w:val="24"/>
            </w:rPr>
          </w:rPrChange>
        </w:rPr>
        <w:t xml:space="preserve">Pairwise contrasts among </w:t>
      </w:r>
      <w:del w:id="533" w:author="Lyle" w:date="2020-08-02T13:57:00Z">
        <w:r w:rsidRPr="003D4176" w:rsidDel="00D25572">
          <w:rPr>
            <w:rFonts w:ascii="Times New Roman" w:hAnsi="Times New Roman" w:cs="Times New Roman"/>
            <w:bCs/>
            <w:sz w:val="24"/>
            <w:szCs w:val="24"/>
            <w:rPrChange w:id="534" w:author="Lyle" w:date="2020-08-02T13:55:00Z">
              <w:rPr>
                <w:rFonts w:ascii="Times New Roman" w:hAnsi="Times New Roman" w:cs="Times New Roman"/>
                <w:b/>
                <w:bCs/>
                <w:sz w:val="24"/>
                <w:szCs w:val="24"/>
              </w:rPr>
            </w:rPrChange>
          </w:rPr>
          <w:delText xml:space="preserve">each </w:delText>
        </w:r>
      </w:del>
      <w:r w:rsidRPr="003D4176">
        <w:rPr>
          <w:rFonts w:ascii="Times New Roman" w:hAnsi="Times New Roman" w:cs="Times New Roman"/>
          <w:bCs/>
          <w:sz w:val="24"/>
          <w:szCs w:val="24"/>
          <w:rPrChange w:id="535" w:author="Lyle" w:date="2020-08-02T13:55:00Z">
            <w:rPr>
              <w:rFonts w:ascii="Times New Roman" w:hAnsi="Times New Roman" w:cs="Times New Roman"/>
              <w:b/>
              <w:bCs/>
              <w:sz w:val="24"/>
              <w:szCs w:val="24"/>
            </w:rPr>
          </w:rPrChange>
        </w:rPr>
        <w:t>cultivar</w:t>
      </w:r>
      <w:ins w:id="536" w:author="Lyle" w:date="2020-08-02T13:57:00Z">
        <w:r w:rsidR="00D25572">
          <w:rPr>
            <w:rFonts w:ascii="Times New Roman" w:hAnsi="Times New Roman" w:cs="Times New Roman"/>
            <w:bCs/>
            <w:sz w:val="24"/>
            <w:szCs w:val="24"/>
          </w:rPr>
          <w:t>s</w:t>
        </w:r>
      </w:ins>
      <w:r w:rsidRPr="003D4176">
        <w:rPr>
          <w:rFonts w:ascii="Times New Roman" w:hAnsi="Times New Roman" w:cs="Times New Roman"/>
          <w:bCs/>
          <w:sz w:val="24"/>
          <w:szCs w:val="24"/>
          <w:rPrChange w:id="537" w:author="Lyle" w:date="2020-08-02T13:55:00Z">
            <w:rPr>
              <w:rFonts w:ascii="Times New Roman" w:hAnsi="Times New Roman" w:cs="Times New Roman"/>
              <w:b/>
              <w:bCs/>
              <w:sz w:val="24"/>
              <w:szCs w:val="24"/>
            </w:rPr>
          </w:rPrChange>
        </w:rPr>
        <w:t xml:space="preserve"> for the varying intercepts of the root allocation model.</w:t>
      </w:r>
      <w:r w:rsidRPr="00EC09DA">
        <w:rPr>
          <w:rFonts w:ascii="Times New Roman" w:hAnsi="Times New Roman" w:cs="Times New Roman"/>
          <w:sz w:val="24"/>
          <w:szCs w:val="24"/>
        </w:rPr>
        <w:t xml:space="preserve"> Key: A = Argentine, P = Pensacola, T9 = Tifton-9</w:t>
      </w:r>
      <w:del w:id="538" w:author="Lyle" w:date="2020-08-02T13:58:00Z">
        <w:r w:rsidRPr="00EC09DA"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UF-R = UF-Riata. Plots include a median (point)</w:t>
      </w:r>
      <w:del w:id="539" w:author="Lyle" w:date="2020-08-02T13:59:00Z">
        <w:r w:rsidRPr="00EC09DA"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w:t>
      </w:r>
      <w:del w:id="540" w:author="Lyle" w:date="2020-08-05T16:30:00Z">
        <w:r w:rsidRPr="00EC09DA" w:rsidDel="009E269A">
          <w:rPr>
            <w:rFonts w:ascii="Times New Roman" w:hAnsi="Times New Roman" w:cs="Times New Roman"/>
            <w:sz w:val="24"/>
            <w:szCs w:val="24"/>
          </w:rPr>
          <w:delText xml:space="preserve">and </w:delText>
        </w:r>
      </w:del>
      <w:ins w:id="541" w:author="Lyle" w:date="2020-08-05T16:30:00Z">
        <w:r w:rsidR="009E269A">
          <w:rPr>
            <w:rFonts w:ascii="Times New Roman" w:hAnsi="Times New Roman" w:cs="Times New Roman"/>
            <w:sz w:val="24"/>
            <w:szCs w:val="24"/>
          </w:rPr>
          <w:t>plus</w:t>
        </w:r>
        <w:r w:rsidR="009E269A"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50% (thick line) and 95% (thin line) credible intervals. </w:t>
      </w:r>
      <w:commentRangeStart w:id="542"/>
      <w:r w:rsidRPr="00EC09DA">
        <w:rPr>
          <w:rFonts w:ascii="Times New Roman" w:hAnsi="Times New Roman" w:cs="Times New Roman"/>
          <w:sz w:val="24"/>
          <w:szCs w:val="24"/>
        </w:rPr>
        <w:t xml:space="preserve">Where the entire 95% credible interval falls </w:t>
      </w:r>
      <w:r w:rsidRPr="00EA7D7E">
        <w:rPr>
          <w:rFonts w:ascii="Times New Roman" w:hAnsi="Times New Roman" w:cs="Times New Roman"/>
          <w:sz w:val="24"/>
          <w:szCs w:val="24"/>
          <w:highlight w:val="yellow"/>
          <w:rPrChange w:id="543" w:author="Lyle" w:date="2020-08-05T16:32:00Z">
            <w:rPr>
              <w:rFonts w:ascii="Times New Roman" w:hAnsi="Times New Roman" w:cs="Times New Roman"/>
              <w:sz w:val="24"/>
              <w:szCs w:val="24"/>
            </w:rPr>
          </w:rPrChange>
        </w:rPr>
        <w:t>above or below zero</w:t>
      </w:r>
      <w:r w:rsidRPr="00EC09DA">
        <w:rPr>
          <w:rFonts w:ascii="Times New Roman" w:hAnsi="Times New Roman" w:cs="Times New Roman"/>
          <w:sz w:val="24"/>
          <w:szCs w:val="24"/>
        </w:rPr>
        <w:t xml:space="preserve">, we can interpret that as a 97.5+% Bayesian probability of the first cultivar having a higher root allocation than the second cultivar. </w:t>
      </w:r>
      <w:commentRangeEnd w:id="542"/>
      <w:r w:rsidR="00EA7D7E">
        <w:rPr>
          <w:rStyle w:val="CommentReference"/>
          <w:rFonts w:asciiTheme="minorHAnsi" w:eastAsiaTheme="minorHAnsi" w:hAnsiTheme="minorHAnsi" w:cstheme="minorBidi"/>
        </w:rPr>
        <w:commentReference w:id="542"/>
      </w:r>
    </w:p>
    <w:p w14:paraId="05229172" w14:textId="77777777" w:rsidR="00241F9B" w:rsidRPr="00EC09DA" w:rsidRDefault="00241F9B" w:rsidP="007B02AB">
      <w:pPr>
        <w:rPr>
          <w:rFonts w:ascii="Times New Roman" w:hAnsi="Times New Roman" w:cs="Times New Roman"/>
          <w:sz w:val="24"/>
          <w:szCs w:val="24"/>
        </w:rPr>
      </w:pPr>
    </w:p>
    <w:p w14:paraId="0043F160" w14:textId="77777777" w:rsidR="00130F24" w:rsidRPr="00EC09DA" w:rsidRDefault="00130F24" w:rsidP="00130F24">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allocation</w:t>
      </w:r>
    </w:p>
    <w:p w14:paraId="79624358" w14:textId="258BB93B" w:rsidR="00130F24" w:rsidRPr="00EC09DA" w:rsidRDefault="00130F24" w:rsidP="00130F24">
      <w:pPr>
        <w:spacing w:line="480" w:lineRule="auto"/>
        <w:rPr>
          <w:rFonts w:ascii="Times New Roman" w:hAnsi="Times New Roman" w:cs="Times New Roman"/>
          <w:sz w:val="24"/>
          <w:szCs w:val="24"/>
        </w:rPr>
      </w:pPr>
      <w:del w:id="544" w:author="Lyle" w:date="2020-08-02T14:00:00Z">
        <w:r w:rsidRPr="00EC09DA" w:rsidDel="00D25572">
          <w:rPr>
            <w:rFonts w:ascii="Times New Roman" w:hAnsi="Times New Roman" w:cs="Times New Roman"/>
            <w:i/>
            <w:sz w:val="24"/>
            <w:szCs w:val="24"/>
          </w:rPr>
          <w:tab/>
        </w:r>
      </w:del>
      <w:r w:rsidRPr="00EC09DA">
        <w:rPr>
          <w:rFonts w:ascii="Times New Roman" w:hAnsi="Times New Roman" w:cs="Times New Roman"/>
          <w:sz w:val="24"/>
          <w:szCs w:val="24"/>
        </w:rPr>
        <w:t xml:space="preserve">The fixed main effect estimate for severe defoliation on root </w:t>
      </w:r>
      <w:ins w:id="545" w:author="Madhusudana Idupulapati" w:date="2020-04-22T10:34:00Z">
        <w:r w:rsidR="009C08B0">
          <w:rPr>
            <w:rFonts w:ascii="Times New Roman" w:hAnsi="Times New Roman" w:cs="Times New Roman"/>
            <w:sz w:val="24"/>
            <w:szCs w:val="24"/>
          </w:rPr>
          <w:t xml:space="preserve">biomass </w:t>
        </w:r>
      </w:ins>
      <w:r w:rsidRPr="00EC09DA">
        <w:rPr>
          <w:rFonts w:ascii="Times New Roman" w:hAnsi="Times New Roman" w:cs="Times New Roman"/>
          <w:sz w:val="24"/>
          <w:szCs w:val="24"/>
        </w:rPr>
        <w:t xml:space="preserve">allocation proportion was -0.34 </w:t>
      </w:r>
      <w:r w:rsidR="00E85FDD">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0.09 (Fig</w:t>
      </w:r>
      <w:ins w:id="546" w:author="Lyle" w:date="2020-08-02T14:00:00Z">
        <w:r w:rsidR="00D25572">
          <w:rPr>
            <w:rFonts w:ascii="Times New Roman" w:hAnsi="Times New Roman" w:cs="Times New Roman"/>
            <w:sz w:val="24"/>
            <w:szCs w:val="24"/>
          </w:rPr>
          <w:t>ure</w:t>
        </w:r>
      </w:ins>
      <w:del w:id="547" w:author="Lyle" w:date="2020-08-02T14:00:00Z">
        <w:r w:rsidR="00EB75EB"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2c), a very similar median estimate to that for root production, although with a smaller uncertainty (</w:t>
      </w:r>
      <w:proofErr w:type="spellStart"/>
      <w:proofErr w:type="gramStart"/>
      <w:r w:rsidR="00D25572" w:rsidRPr="00EC09DA">
        <w:rPr>
          <w:rFonts w:ascii="Times New Roman" w:hAnsi="Times New Roman" w:cs="Times New Roman"/>
          <w:sz w:val="24"/>
          <w:szCs w:val="24"/>
        </w:rPr>
        <w:t>s</w:t>
      </w:r>
      <w:ins w:id="548" w:author="Lyle" w:date="2020-08-02T14:00:00Z">
        <w:r w:rsidR="00D25572">
          <w:rPr>
            <w:rFonts w:ascii="Times New Roman" w:hAnsi="Times New Roman" w:cs="Times New Roman"/>
            <w:sz w:val="24"/>
            <w:szCs w:val="24"/>
          </w:rPr>
          <w:t>.</w:t>
        </w:r>
      </w:ins>
      <w:r w:rsidR="00D25572" w:rsidRPr="00EC09DA">
        <w:rPr>
          <w:rFonts w:ascii="Times New Roman" w:hAnsi="Times New Roman" w:cs="Times New Roman"/>
          <w:sz w:val="24"/>
          <w:szCs w:val="24"/>
        </w:rPr>
        <w:t>e</w:t>
      </w:r>
      <w:proofErr w:type="gramEnd"/>
      <w:ins w:id="549" w:author="Lyle" w:date="2020-08-02T14:00:00Z">
        <w:r w:rsidR="00D25572">
          <w:rPr>
            <w:rFonts w:ascii="Times New Roman" w:hAnsi="Times New Roman" w:cs="Times New Roman"/>
            <w:sz w:val="24"/>
            <w:szCs w:val="24"/>
          </w:rPr>
          <w:t>.</w:t>
        </w:r>
      </w:ins>
      <w:proofErr w:type="spellEnd"/>
      <w:r w:rsidRPr="00EC09DA">
        <w:rPr>
          <w:rFonts w:ascii="Times New Roman" w:hAnsi="Times New Roman" w:cs="Times New Roman"/>
          <w:sz w:val="24"/>
          <w:szCs w:val="24"/>
        </w:rPr>
        <w:t xml:space="preserve"> = 0.09 v</w:t>
      </w:r>
      <w:ins w:id="550" w:author="Lyle" w:date="2020-08-05T16:33:00Z">
        <w:r w:rsidR="00EA7D7E">
          <w:rPr>
            <w:rFonts w:ascii="Times New Roman" w:hAnsi="Times New Roman" w:cs="Times New Roman"/>
            <w:sz w:val="24"/>
            <w:szCs w:val="24"/>
          </w:rPr>
          <w:t>s.</w:t>
        </w:r>
      </w:ins>
      <w:del w:id="551" w:author="Lyle" w:date="2020-08-05T16:33:00Z">
        <w:r w:rsidRPr="00EC09DA" w:rsidDel="00EA7D7E">
          <w:rPr>
            <w:rFonts w:ascii="Times New Roman" w:hAnsi="Times New Roman" w:cs="Times New Roman"/>
            <w:sz w:val="24"/>
            <w:szCs w:val="24"/>
          </w:rPr>
          <w:delText>ersus</w:delText>
        </w:r>
      </w:del>
      <w:r w:rsidRPr="00EC09DA">
        <w:rPr>
          <w:rFonts w:ascii="Times New Roman" w:hAnsi="Times New Roman" w:cs="Times New Roman"/>
          <w:sz w:val="24"/>
          <w:szCs w:val="24"/>
        </w:rPr>
        <w:t xml:space="preserve"> 0.12). This result represents a median estimate of 29% reduced allocation proportion to roots overall among cultivars and </w:t>
      </w:r>
      <w:r w:rsidRPr="00EC09DA">
        <w:rPr>
          <w:rFonts w:ascii="Times New Roman" w:hAnsi="Times New Roman" w:cs="Times New Roman"/>
          <w:sz w:val="24"/>
          <w:szCs w:val="24"/>
        </w:rPr>
        <w:lastRenderedPageBreak/>
        <w:t xml:space="preserve">across both frequencies of defoliation with severe defoliation. Variation among cultivars was </w:t>
      </w:r>
      <w:del w:id="552" w:author="Lyle" w:date="2020-08-05T16:34:00Z">
        <w:r w:rsidRPr="00EC09DA" w:rsidDel="00EA7D7E">
          <w:rPr>
            <w:rFonts w:ascii="Times New Roman" w:hAnsi="Times New Roman" w:cs="Times New Roman"/>
            <w:sz w:val="24"/>
            <w:szCs w:val="24"/>
          </w:rPr>
          <w:delText xml:space="preserve">also </w:delText>
        </w:r>
      </w:del>
      <w:r w:rsidRPr="00EC09DA">
        <w:rPr>
          <w:rFonts w:ascii="Times New Roman" w:hAnsi="Times New Roman" w:cs="Times New Roman"/>
          <w:sz w:val="24"/>
          <w:szCs w:val="24"/>
        </w:rPr>
        <w:t>similar to that observed for root production (Fig</w:t>
      </w:r>
      <w:ins w:id="553" w:author="Lyle" w:date="2020-08-02T14:01:00Z">
        <w:r w:rsidR="00D25572">
          <w:rPr>
            <w:rFonts w:ascii="Times New Roman" w:hAnsi="Times New Roman" w:cs="Times New Roman"/>
            <w:sz w:val="24"/>
            <w:szCs w:val="24"/>
          </w:rPr>
          <w:t>ure</w:t>
        </w:r>
      </w:ins>
      <w:del w:id="554" w:author="Lyle" w:date="2020-08-02T14:01:00Z">
        <w:r w:rsidR="00EB75EB"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3c v</w:t>
      </w:r>
      <w:ins w:id="555" w:author="Lyle" w:date="2020-08-02T14:01:00Z">
        <w:r w:rsidR="00D25572">
          <w:rPr>
            <w:rFonts w:ascii="Times New Roman" w:hAnsi="Times New Roman" w:cs="Times New Roman"/>
            <w:sz w:val="24"/>
            <w:szCs w:val="24"/>
          </w:rPr>
          <w:t>s.</w:t>
        </w:r>
      </w:ins>
      <w:del w:id="556" w:author="Lyle" w:date="2020-08-02T14:01:00Z">
        <w:r w:rsidRPr="00EC09DA" w:rsidDel="00D25572">
          <w:rPr>
            <w:rFonts w:ascii="Times New Roman" w:hAnsi="Times New Roman" w:cs="Times New Roman"/>
            <w:sz w:val="24"/>
            <w:szCs w:val="24"/>
          </w:rPr>
          <w:delText>ersus</w:delText>
        </w:r>
      </w:del>
      <w:ins w:id="557" w:author="Lyle" w:date="2020-08-02T14:01:00Z">
        <w:r w:rsidR="00D25572">
          <w:rPr>
            <w:rFonts w:ascii="Times New Roman" w:hAnsi="Times New Roman" w:cs="Times New Roman"/>
            <w:sz w:val="24"/>
            <w:szCs w:val="24"/>
          </w:rPr>
          <w:t xml:space="preserve"> Figure</w:t>
        </w:r>
      </w:ins>
      <w:r w:rsidRPr="00EC09DA">
        <w:rPr>
          <w:rFonts w:ascii="Times New Roman" w:hAnsi="Times New Roman" w:cs="Times New Roman"/>
          <w:sz w:val="24"/>
          <w:szCs w:val="24"/>
        </w:rPr>
        <w:t xml:space="preserve"> 3b), </w:t>
      </w:r>
      <w:del w:id="558" w:author="Lyle" w:date="2020-08-05T16:33:00Z">
        <w:r w:rsidRPr="00EC09DA" w:rsidDel="00EA7D7E">
          <w:rPr>
            <w:rFonts w:ascii="Times New Roman" w:hAnsi="Times New Roman" w:cs="Times New Roman"/>
            <w:sz w:val="24"/>
            <w:szCs w:val="24"/>
          </w:rPr>
          <w:delText>and thus</w:delText>
        </w:r>
      </w:del>
      <w:ins w:id="559" w:author="Lyle" w:date="2020-08-05T16:33:00Z">
        <w:r w:rsidR="00EA7D7E">
          <w:rPr>
            <w:rFonts w:ascii="Times New Roman" w:hAnsi="Times New Roman" w:cs="Times New Roman"/>
            <w:sz w:val="24"/>
            <w:szCs w:val="24"/>
          </w:rPr>
          <w:t>so</w:t>
        </w:r>
      </w:ins>
      <w:r w:rsidRPr="00EC09DA">
        <w:rPr>
          <w:rFonts w:ascii="Times New Roman" w:hAnsi="Times New Roman" w:cs="Times New Roman"/>
          <w:sz w:val="24"/>
          <w:szCs w:val="24"/>
        </w:rPr>
        <w:t xml:space="preserve"> we did not repeat the pairwise analysis since it would convey redundant information.  </w:t>
      </w:r>
    </w:p>
    <w:p w14:paraId="357F701F" w14:textId="77777777" w:rsidR="00AB71C5" w:rsidRPr="00EC09DA" w:rsidRDefault="00AB71C5" w:rsidP="00130F24">
      <w:pPr>
        <w:spacing w:line="480" w:lineRule="auto"/>
        <w:rPr>
          <w:rFonts w:ascii="Times New Roman" w:hAnsi="Times New Roman" w:cs="Times New Roman"/>
          <w:sz w:val="24"/>
          <w:szCs w:val="24"/>
        </w:rPr>
      </w:pPr>
    </w:p>
    <w:p w14:paraId="629D5A86" w14:textId="77777777" w:rsidR="00130F24" w:rsidRPr="00EC09DA" w:rsidRDefault="00130F24" w:rsidP="00130F24">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production predictions</w:t>
      </w:r>
    </w:p>
    <w:p w14:paraId="49A6A1F1" w14:textId="4E7C407C" w:rsidR="00130F24" w:rsidRPr="00EC09DA" w:rsidRDefault="00130F24" w:rsidP="00130F24">
      <w:pPr>
        <w:spacing w:line="480" w:lineRule="auto"/>
        <w:rPr>
          <w:rFonts w:ascii="Times New Roman" w:hAnsi="Times New Roman" w:cs="Times New Roman"/>
          <w:sz w:val="24"/>
          <w:szCs w:val="24"/>
        </w:rPr>
      </w:pPr>
      <w:del w:id="560" w:author="Lyle" w:date="2020-08-02T14:02:00Z">
        <w:r w:rsidRPr="00EC09DA" w:rsidDel="00D25572">
          <w:rPr>
            <w:rFonts w:ascii="Times New Roman" w:hAnsi="Times New Roman" w:cs="Times New Roman"/>
            <w:sz w:val="24"/>
            <w:szCs w:val="24"/>
          </w:rPr>
          <w:tab/>
        </w:r>
      </w:del>
      <w:r w:rsidRPr="00EC09DA">
        <w:rPr>
          <w:rFonts w:ascii="Times New Roman" w:hAnsi="Times New Roman" w:cs="Times New Roman"/>
          <w:sz w:val="24"/>
          <w:szCs w:val="24"/>
        </w:rPr>
        <w:t>The univariate regression between shoot and root production revealed a very weak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0.09) relationship (Fig</w:t>
      </w:r>
      <w:ins w:id="561" w:author="Lyle" w:date="2020-08-02T14:02:00Z">
        <w:r w:rsidR="00D25572">
          <w:rPr>
            <w:rFonts w:ascii="Times New Roman" w:hAnsi="Times New Roman" w:cs="Times New Roman"/>
            <w:sz w:val="24"/>
            <w:szCs w:val="24"/>
          </w:rPr>
          <w:t>ure</w:t>
        </w:r>
      </w:ins>
      <w:del w:id="562" w:author="Lyle" w:date="2020-08-02T14:02:00Z">
        <w:r w:rsidR="00EB75EB"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5a). The full model that included treatment indicators and cultivar identity (as in the analyses above)</w:t>
      </w:r>
      <w:del w:id="563" w:author="Lyle" w:date="2020-08-02T14:02:00Z">
        <w:r w:rsidRPr="00EC09DA"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yielded a median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of 0.45 (Fig</w:t>
      </w:r>
      <w:ins w:id="564" w:author="Lyle" w:date="2020-08-02T14:02:00Z">
        <w:r w:rsidR="00D25572">
          <w:rPr>
            <w:rFonts w:ascii="Times New Roman" w:hAnsi="Times New Roman" w:cs="Times New Roman"/>
            <w:sz w:val="24"/>
            <w:szCs w:val="24"/>
          </w:rPr>
          <w:t>ure</w:t>
        </w:r>
      </w:ins>
      <w:del w:id="565" w:author="Lyle" w:date="2020-08-02T14:02:00Z">
        <w:r w:rsidR="00EB75EB"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5b). After removing the varying intercepts/slopes by cultivar, this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value declined to 0.21 (see supplement), indicating that accounting for cultivar identity doubles model fit. Close examination of Fig</w:t>
      </w:r>
      <w:ins w:id="566" w:author="Lyle" w:date="2020-08-02T14:03:00Z">
        <w:r w:rsidR="00D25572">
          <w:rPr>
            <w:rFonts w:ascii="Times New Roman" w:hAnsi="Times New Roman" w:cs="Times New Roman"/>
            <w:sz w:val="24"/>
            <w:szCs w:val="24"/>
          </w:rPr>
          <w:t>ure</w:t>
        </w:r>
      </w:ins>
      <w:del w:id="567" w:author="Lyle" w:date="2020-08-02T14:03:00Z">
        <w:r w:rsidR="00EB75EB"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5b reveals that the full model accounted for observed variations in root production quite well in the range of 100</w:t>
      </w:r>
      <w:r w:rsidR="00E85FDD">
        <w:rPr>
          <w:rFonts w:ascii="Times New Roman" w:hAnsi="Times New Roman" w:cs="Times New Roman"/>
          <w:sz w:val="24"/>
          <w:szCs w:val="24"/>
        </w:rPr>
        <w:sym w:font="Symbol" w:char="F02D"/>
      </w:r>
      <w:r w:rsidRPr="00EC09DA">
        <w:rPr>
          <w:rFonts w:ascii="Times New Roman" w:hAnsi="Times New Roman" w:cs="Times New Roman"/>
          <w:sz w:val="24"/>
          <w:szCs w:val="24"/>
        </w:rPr>
        <w:t>300 g</w:t>
      </w:r>
      <w:ins w:id="568" w:author="Lyle" w:date="2020-08-02T14:03:00Z">
        <w:r w:rsidR="00D25572">
          <w:rPr>
            <w:rFonts w:ascii="Times New Roman" w:hAnsi="Times New Roman" w:cs="Times New Roman"/>
            <w:sz w:val="24"/>
            <w:szCs w:val="24"/>
          </w:rPr>
          <w:t>/</w:t>
        </w:r>
      </w:ins>
      <w:ins w:id="569" w:author="Madhusudana Idupulapati" w:date="2020-04-22T10:35:00Z">
        <w:del w:id="570" w:author="Lyle" w:date="2020-08-02T14:03:00Z">
          <w:r w:rsidR="009C08B0" w:rsidDel="00D25572">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571" w:author="Lyle" w:date="2020-08-02T14:03:00Z">
        <w:r w:rsidRPr="00EC09DA" w:rsidDel="00D25572">
          <w:rPr>
            <w:rFonts w:ascii="Times New Roman" w:hAnsi="Times New Roman" w:cs="Times New Roman"/>
            <w:sz w:val="24"/>
            <w:szCs w:val="24"/>
            <w:vertAlign w:val="superscript"/>
          </w:rPr>
          <w:noBreakHyphen/>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but severely </w:t>
      </w:r>
      <w:proofErr w:type="spellStart"/>
      <w:r w:rsidRPr="00EC09DA">
        <w:rPr>
          <w:rFonts w:ascii="Times New Roman" w:hAnsi="Times New Roman" w:cs="Times New Roman"/>
          <w:sz w:val="24"/>
          <w:szCs w:val="24"/>
        </w:rPr>
        <w:t>underpredicted</w:t>
      </w:r>
      <w:proofErr w:type="spellEnd"/>
      <w:r w:rsidRPr="00EC09DA">
        <w:rPr>
          <w:rFonts w:ascii="Times New Roman" w:hAnsi="Times New Roman" w:cs="Times New Roman"/>
          <w:sz w:val="24"/>
          <w:szCs w:val="24"/>
        </w:rPr>
        <w:t xml:space="preserve"> root production </w:t>
      </w:r>
      <w:ins w:id="572" w:author="Lyle" w:date="2020-08-05T16:36:00Z">
        <w:r w:rsidR="00EA7D7E">
          <w:rPr>
            <w:rFonts w:ascii="Times New Roman" w:hAnsi="Times New Roman" w:cs="Times New Roman"/>
            <w:sz w:val="24"/>
            <w:szCs w:val="24"/>
          </w:rPr>
          <w:t xml:space="preserve">when </w:t>
        </w:r>
      </w:ins>
      <w:r w:rsidRPr="00EC09DA">
        <w:rPr>
          <w:rFonts w:ascii="Times New Roman" w:hAnsi="Times New Roman" w:cs="Times New Roman"/>
          <w:sz w:val="24"/>
          <w:szCs w:val="24"/>
        </w:rPr>
        <w:t>&gt;</w:t>
      </w:r>
      <w:del w:id="573" w:author="Lyle" w:date="2020-08-05T16:36:00Z">
        <w:r w:rsidRPr="00EC09DA" w:rsidDel="00EA7D7E">
          <w:rPr>
            <w:rFonts w:ascii="Times New Roman" w:hAnsi="Times New Roman" w:cs="Times New Roman"/>
            <w:sz w:val="24"/>
            <w:szCs w:val="24"/>
          </w:rPr>
          <w:delText xml:space="preserve"> </w:delText>
        </w:r>
      </w:del>
      <w:r w:rsidRPr="00EC09DA">
        <w:rPr>
          <w:rFonts w:ascii="Times New Roman" w:hAnsi="Times New Roman" w:cs="Times New Roman"/>
          <w:sz w:val="24"/>
          <w:szCs w:val="24"/>
        </w:rPr>
        <w:t>300 g</w:t>
      </w:r>
      <w:ins w:id="574" w:author="Lyle" w:date="2020-08-02T14:03:00Z">
        <w:r w:rsidR="00D25572">
          <w:rPr>
            <w:rFonts w:ascii="Times New Roman" w:hAnsi="Times New Roman" w:cs="Times New Roman"/>
            <w:sz w:val="24"/>
            <w:szCs w:val="24"/>
          </w:rPr>
          <w:t>/</w:t>
        </w:r>
      </w:ins>
      <w:ins w:id="575" w:author="Madhusudana Idupulapati" w:date="2020-04-22T10:35:00Z">
        <w:del w:id="576" w:author="Lyle" w:date="2020-08-02T14:03:00Z">
          <w:r w:rsidR="009C08B0" w:rsidDel="00D25572">
            <w:rPr>
              <w:rFonts w:ascii="Times New Roman" w:hAnsi="Times New Roman" w:cs="Times New Roman"/>
              <w:sz w:val="24"/>
              <w:szCs w:val="24"/>
            </w:rPr>
            <w:delText xml:space="preserve"> </w:delText>
          </w:r>
        </w:del>
      </w:ins>
      <w:r w:rsidRPr="00EC09DA">
        <w:rPr>
          <w:rFonts w:ascii="Times New Roman" w:hAnsi="Times New Roman" w:cs="Times New Roman"/>
          <w:sz w:val="24"/>
          <w:szCs w:val="24"/>
        </w:rPr>
        <w:t>m</w:t>
      </w:r>
      <w:del w:id="577" w:author="Lyle" w:date="2020-08-02T14:03:00Z">
        <w:r w:rsidRPr="00EC09DA" w:rsidDel="00D25572">
          <w:rPr>
            <w:rFonts w:ascii="Times New Roman" w:hAnsi="Times New Roman" w:cs="Times New Roman"/>
            <w:sz w:val="24"/>
            <w:szCs w:val="24"/>
            <w:vertAlign w:val="superscript"/>
          </w:rPr>
          <w:noBreakHyphen/>
        </w:r>
      </w:del>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p>
    <w:p w14:paraId="49F5CDEC" w14:textId="7A5790F7" w:rsidR="00EB75EB" w:rsidRDefault="004734AB" w:rsidP="00AB71C5">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0C61439A" wp14:editId="2043E795">
            <wp:extent cx="59436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_jpeg.jpg"/>
                    <pic:cNvPicPr/>
                  </pic:nvPicPr>
                  <pic:blipFill>
                    <a:blip r:embed="rId15"/>
                    <a:stretch>
                      <a:fillRect/>
                    </a:stretch>
                  </pic:blipFill>
                  <pic:spPr>
                    <a:xfrm>
                      <a:off x="0" y="0"/>
                      <a:ext cx="5943600" cy="2704465"/>
                    </a:xfrm>
                    <a:prstGeom prst="rect">
                      <a:avLst/>
                    </a:prstGeom>
                  </pic:spPr>
                </pic:pic>
              </a:graphicData>
            </a:graphic>
          </wp:inline>
        </w:drawing>
      </w:r>
    </w:p>
    <w:p w14:paraId="76AF7C89" w14:textId="418E6FFB" w:rsidR="00AB71C5" w:rsidRPr="00EC09DA" w:rsidRDefault="00AB71C5" w:rsidP="00AB71C5">
      <w:pPr>
        <w:rPr>
          <w:rFonts w:ascii="Times New Roman" w:hAnsi="Times New Roman" w:cs="Times New Roman"/>
          <w:sz w:val="24"/>
          <w:szCs w:val="24"/>
        </w:rPr>
      </w:pPr>
      <w:r w:rsidRPr="00EC09DA">
        <w:rPr>
          <w:rFonts w:ascii="Times New Roman" w:hAnsi="Times New Roman" w:cs="Times New Roman"/>
          <w:b/>
          <w:bCs/>
          <w:sz w:val="24"/>
          <w:szCs w:val="24"/>
        </w:rPr>
        <w:t>Fig</w:t>
      </w:r>
      <w:ins w:id="578" w:author="Lyle" w:date="2020-08-02T14:03:00Z">
        <w:r w:rsidR="00D25572">
          <w:rPr>
            <w:rFonts w:ascii="Times New Roman" w:hAnsi="Times New Roman" w:cs="Times New Roman"/>
            <w:b/>
            <w:bCs/>
            <w:sz w:val="24"/>
            <w:szCs w:val="24"/>
          </w:rPr>
          <w:t>ure</w:t>
        </w:r>
      </w:ins>
      <w:del w:id="579" w:author="Lyle" w:date="2020-08-02T14:03:00Z">
        <w:r w:rsidRPr="00EC09DA" w:rsidDel="00D25572">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5</w:t>
      </w:r>
      <w:ins w:id="580" w:author="Lyle" w:date="2020-08-02T14:03:00Z">
        <w:r w:rsidR="00D25572">
          <w:rPr>
            <w:rFonts w:ascii="Times New Roman" w:hAnsi="Times New Roman" w:cs="Times New Roman"/>
            <w:b/>
            <w:bCs/>
            <w:sz w:val="24"/>
            <w:szCs w:val="24"/>
          </w:rPr>
          <w:t>.</w:t>
        </w:r>
      </w:ins>
      <w:del w:id="581" w:author="Lyle" w:date="2020-08-02T14:03:00Z">
        <w:r w:rsidRPr="00EC09DA" w:rsidDel="00D25572">
          <w:rPr>
            <w:rFonts w:ascii="Times New Roman" w:hAnsi="Times New Roman" w:cs="Times New Roman"/>
            <w:b/>
            <w:bCs/>
            <w:sz w:val="24"/>
            <w:szCs w:val="24"/>
          </w:rPr>
          <w:delText>:</w:delText>
        </w:r>
      </w:del>
      <w:r w:rsidRPr="00EC09DA">
        <w:rPr>
          <w:rFonts w:ascii="Times New Roman" w:hAnsi="Times New Roman" w:cs="Times New Roman"/>
          <w:b/>
          <w:bCs/>
          <w:sz w:val="24"/>
          <w:szCs w:val="24"/>
        </w:rPr>
        <w:t xml:space="preserve"> </w:t>
      </w:r>
      <w:r w:rsidRPr="00D25572">
        <w:rPr>
          <w:rFonts w:ascii="Times New Roman" w:hAnsi="Times New Roman" w:cs="Times New Roman"/>
          <w:bCs/>
          <w:sz w:val="24"/>
          <w:szCs w:val="24"/>
          <w:rPrChange w:id="582" w:author="Lyle" w:date="2020-08-02T14:04:00Z">
            <w:rPr>
              <w:rFonts w:ascii="Times New Roman" w:hAnsi="Times New Roman" w:cs="Times New Roman"/>
              <w:b/>
              <w:bCs/>
              <w:sz w:val="24"/>
              <w:szCs w:val="24"/>
            </w:rPr>
          </w:rPrChange>
        </w:rPr>
        <w:t>Shoot production does not predict root production.</w:t>
      </w:r>
      <w:r w:rsidRPr="00EC09DA">
        <w:rPr>
          <w:rFonts w:ascii="Times New Roman" w:hAnsi="Times New Roman" w:cs="Times New Roman"/>
          <w:sz w:val="24"/>
          <w:szCs w:val="24"/>
        </w:rPr>
        <w:t xml:space="preserve"> a) Predicted v</w:t>
      </w:r>
      <w:ins w:id="583" w:author="Lyle" w:date="2020-08-02T14:04:00Z">
        <w:r w:rsidR="00D25572">
          <w:rPr>
            <w:rFonts w:ascii="Times New Roman" w:hAnsi="Times New Roman" w:cs="Times New Roman"/>
            <w:sz w:val="24"/>
            <w:szCs w:val="24"/>
          </w:rPr>
          <w:t>s.</w:t>
        </w:r>
      </w:ins>
      <w:del w:id="584" w:author="Lyle" w:date="2020-08-02T14:04:00Z">
        <w:r w:rsidRPr="00EC09DA" w:rsidDel="00D25572">
          <w:rPr>
            <w:rFonts w:ascii="Times New Roman" w:hAnsi="Times New Roman" w:cs="Times New Roman"/>
            <w:sz w:val="24"/>
            <w:szCs w:val="24"/>
          </w:rPr>
          <w:delText>ersus</w:delText>
        </w:r>
      </w:del>
      <w:r w:rsidRPr="00EC09DA">
        <w:rPr>
          <w:rFonts w:ascii="Times New Roman" w:hAnsi="Times New Roman" w:cs="Times New Roman"/>
          <w:sz w:val="24"/>
          <w:szCs w:val="24"/>
        </w:rPr>
        <w:t xml:space="preserve"> observed scatterplot for root production as predicted by shoot production as an above</w:t>
      </w:r>
      <w:ins w:id="585" w:author="Lyle" w:date="2020-08-02T14:04:00Z">
        <w:r w:rsidR="00D25572">
          <w:rPr>
            <w:rFonts w:ascii="Times New Roman" w:hAnsi="Times New Roman" w:cs="Times New Roman"/>
            <w:sz w:val="24"/>
            <w:szCs w:val="24"/>
          </w:rPr>
          <w:t>-</w:t>
        </w:r>
      </w:ins>
      <w:r w:rsidRPr="00EC09DA">
        <w:rPr>
          <w:rFonts w:ascii="Times New Roman" w:hAnsi="Times New Roman" w:cs="Times New Roman"/>
          <w:sz w:val="24"/>
          <w:szCs w:val="24"/>
        </w:rPr>
        <w:t>ground proxy</w:t>
      </w:r>
      <w:del w:id="586" w:author="Lyle" w:date="2020-08-02T14:04:00Z">
        <w:r w:rsidRPr="00EC09DA" w:rsidDel="00D25572">
          <w:rPr>
            <w:rFonts w:ascii="Times New Roman" w:hAnsi="Times New Roman" w:cs="Times New Roman"/>
            <w:sz w:val="24"/>
            <w:szCs w:val="24"/>
          </w:rPr>
          <w:delText xml:space="preserve">, </w:delText>
        </w:r>
      </w:del>
      <w:ins w:id="587" w:author="Lyle" w:date="2020-08-02T14:04:00Z">
        <w:r w:rsidR="00D25572">
          <w:rPr>
            <w:rFonts w:ascii="Times New Roman" w:hAnsi="Times New Roman" w:cs="Times New Roman"/>
            <w:sz w:val="24"/>
            <w:szCs w:val="24"/>
          </w:rPr>
          <w:t>;</w:t>
        </w:r>
        <w:r w:rsidR="00D25572"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and b) </w:t>
      </w:r>
      <w:del w:id="588" w:author="Lyle" w:date="2020-08-02T14:05:00Z">
        <w:r w:rsidRPr="00EC09DA" w:rsidDel="00D25572">
          <w:rPr>
            <w:rFonts w:ascii="Times New Roman" w:hAnsi="Times New Roman" w:cs="Times New Roman"/>
            <w:sz w:val="24"/>
            <w:szCs w:val="24"/>
          </w:rPr>
          <w:delText xml:space="preserve">predicted </w:delText>
        </w:r>
      </w:del>
      <w:ins w:id="589" w:author="Lyle" w:date="2020-08-02T14:05:00Z">
        <w:r w:rsidR="00D25572">
          <w:rPr>
            <w:rFonts w:ascii="Times New Roman" w:hAnsi="Times New Roman" w:cs="Times New Roman"/>
            <w:sz w:val="24"/>
            <w:szCs w:val="24"/>
          </w:rPr>
          <w:t>P</w:t>
        </w:r>
        <w:r w:rsidR="00D25572" w:rsidRPr="00EC09DA">
          <w:rPr>
            <w:rFonts w:ascii="Times New Roman" w:hAnsi="Times New Roman" w:cs="Times New Roman"/>
            <w:sz w:val="24"/>
            <w:szCs w:val="24"/>
          </w:rPr>
          <w:t xml:space="preserve">redicted </w:t>
        </w:r>
      </w:ins>
      <w:r w:rsidRPr="00EC09DA">
        <w:rPr>
          <w:rFonts w:ascii="Times New Roman" w:hAnsi="Times New Roman" w:cs="Times New Roman"/>
          <w:sz w:val="24"/>
          <w:szCs w:val="24"/>
        </w:rPr>
        <w:t>v</w:t>
      </w:r>
      <w:ins w:id="590" w:author="Lyle" w:date="2020-08-02T14:05:00Z">
        <w:r w:rsidR="00D25572">
          <w:rPr>
            <w:rFonts w:ascii="Times New Roman" w:hAnsi="Times New Roman" w:cs="Times New Roman"/>
            <w:sz w:val="24"/>
            <w:szCs w:val="24"/>
          </w:rPr>
          <w:t>s.</w:t>
        </w:r>
      </w:ins>
      <w:del w:id="591" w:author="Lyle" w:date="2020-08-02T14:05:00Z">
        <w:r w:rsidRPr="00EC09DA" w:rsidDel="00D25572">
          <w:rPr>
            <w:rFonts w:ascii="Times New Roman" w:hAnsi="Times New Roman" w:cs="Times New Roman"/>
            <w:sz w:val="24"/>
            <w:szCs w:val="24"/>
          </w:rPr>
          <w:delText>ersus</w:delText>
        </w:r>
      </w:del>
      <w:r w:rsidRPr="00EC09DA">
        <w:rPr>
          <w:rFonts w:ascii="Times New Roman" w:hAnsi="Times New Roman" w:cs="Times New Roman"/>
          <w:sz w:val="24"/>
          <w:szCs w:val="24"/>
        </w:rPr>
        <w:t xml:space="preserve"> observed scatterplot for root production as predicted by defoliation treatment, cultivar identity</w:t>
      </w:r>
      <w:del w:id="592" w:author="Lyle" w:date="2020-08-02T14:05:00Z">
        <w:r w:rsidRPr="00EC09DA" w:rsidDel="00D25572">
          <w:rPr>
            <w:rFonts w:ascii="Times New Roman" w:hAnsi="Times New Roman" w:cs="Times New Roman"/>
            <w:sz w:val="24"/>
            <w:szCs w:val="24"/>
          </w:rPr>
          <w:delText>,</w:delText>
        </w:r>
      </w:del>
      <w:r w:rsidRPr="00EC09DA">
        <w:rPr>
          <w:rFonts w:ascii="Times New Roman" w:hAnsi="Times New Roman" w:cs="Times New Roman"/>
          <w:sz w:val="24"/>
          <w:szCs w:val="24"/>
        </w:rPr>
        <w:t xml:space="preserve"> and shoot production. For reference, the 1:1 line of “perfect fit” is plotted along with an in-sample median Bayesian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for both predictive models. </w:t>
      </w:r>
    </w:p>
    <w:p w14:paraId="2D039CE0" w14:textId="77777777" w:rsidR="003B4620" w:rsidRPr="00EC09DA" w:rsidRDefault="003B4620" w:rsidP="007B6DD5">
      <w:pPr>
        <w:pStyle w:val="Normal1"/>
        <w:contextualSpacing w:val="0"/>
        <w:rPr>
          <w:rFonts w:ascii="Times New Roman" w:hAnsi="Times New Roman" w:cs="Times New Roman"/>
          <w:b/>
          <w:sz w:val="24"/>
          <w:szCs w:val="24"/>
        </w:rPr>
      </w:pPr>
    </w:p>
    <w:p w14:paraId="5045B4BB" w14:textId="7B32A40D" w:rsidR="00130F24" w:rsidRPr="00EC09DA" w:rsidRDefault="00B45195" w:rsidP="007B6DD5">
      <w:pPr>
        <w:pStyle w:val="Normal1"/>
        <w:contextualSpacing w:val="0"/>
        <w:rPr>
          <w:rFonts w:ascii="Times New Roman" w:hAnsi="Times New Roman" w:cs="Times New Roman"/>
          <w:sz w:val="24"/>
          <w:szCs w:val="24"/>
        </w:rPr>
      </w:pPr>
      <w:r w:rsidRPr="00EC09DA">
        <w:rPr>
          <w:rFonts w:ascii="Times New Roman" w:hAnsi="Times New Roman" w:cs="Times New Roman"/>
          <w:b/>
          <w:sz w:val="24"/>
          <w:szCs w:val="24"/>
        </w:rPr>
        <w:lastRenderedPageBreak/>
        <w:t>Discussion</w:t>
      </w:r>
      <w:r w:rsidR="00D94FB8" w:rsidRPr="00EC09DA">
        <w:rPr>
          <w:rFonts w:ascii="Times New Roman" w:hAnsi="Times New Roman" w:cs="Times New Roman"/>
          <w:b/>
          <w:sz w:val="24"/>
          <w:szCs w:val="24"/>
        </w:rPr>
        <w:br/>
      </w:r>
    </w:p>
    <w:p w14:paraId="1BF342BF" w14:textId="13C9024C" w:rsidR="00130F24" w:rsidRPr="00EC09DA" w:rsidRDefault="00130F24">
      <w:pPr>
        <w:spacing w:line="480" w:lineRule="auto"/>
        <w:contextualSpacing w:val="0"/>
        <w:rPr>
          <w:rFonts w:ascii="Times New Roman" w:eastAsiaTheme="minorHAnsi" w:hAnsi="Times New Roman" w:cs="Times New Roman"/>
          <w:sz w:val="24"/>
          <w:szCs w:val="24"/>
        </w:rPr>
        <w:pPrChange w:id="593" w:author="Lyle" w:date="2020-08-02T14:06:00Z">
          <w:pPr>
            <w:spacing w:line="480" w:lineRule="auto"/>
            <w:ind w:firstLine="720"/>
            <w:contextualSpacing w:val="0"/>
          </w:pPr>
        </w:pPrChange>
      </w:pPr>
      <w:bookmarkStart w:id="594" w:name="_Hlk5199189"/>
      <w:r w:rsidRPr="00EC09DA">
        <w:rPr>
          <w:rFonts w:ascii="Times New Roman" w:eastAsiaTheme="minorHAnsi" w:hAnsi="Times New Roman" w:cs="Times New Roman"/>
          <w:sz w:val="24"/>
          <w:szCs w:val="24"/>
        </w:rPr>
        <w:t xml:space="preserve">Severe defoliation resulted in substantially greater shoot production when applied infrequently, but </w:t>
      </w:r>
      <w:r w:rsidR="008B5945" w:rsidRPr="00EC09DA">
        <w:rPr>
          <w:rFonts w:ascii="Times New Roman" w:eastAsiaTheme="minorHAnsi" w:hAnsi="Times New Roman" w:cs="Times New Roman"/>
          <w:sz w:val="24"/>
          <w:szCs w:val="24"/>
        </w:rPr>
        <w:t>reduced</w:t>
      </w:r>
      <w:r w:rsidRPr="00EC09DA">
        <w:rPr>
          <w:rFonts w:ascii="Times New Roman" w:eastAsiaTheme="minorHAnsi" w:hAnsi="Times New Roman" w:cs="Times New Roman"/>
          <w:sz w:val="24"/>
          <w:szCs w:val="24"/>
        </w:rPr>
        <w:t xml:space="preserve"> root production among the </w:t>
      </w:r>
      <w:proofErr w:type="spellStart"/>
      <w:r w:rsidR="00B147F0" w:rsidRPr="00EC09DA">
        <w:rPr>
          <w:rFonts w:ascii="Times New Roman" w:eastAsiaTheme="minorHAnsi" w:hAnsi="Times New Roman" w:cs="Times New Roman"/>
          <w:sz w:val="24"/>
          <w:szCs w:val="24"/>
        </w:rPr>
        <w:t>bahiagrass</w:t>
      </w:r>
      <w:proofErr w:type="spellEnd"/>
      <w:r w:rsidR="00700845" w:rsidRPr="00EC09D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cultivars. Averaged across all defoliation treatments, root production was also more strongly variable among cultivars than was shoot production. Thus, our results suggest that severe defoliation can trigger a tradeoff between above</w:t>
      </w:r>
      <w:ins w:id="595" w:author="Lyle" w:date="2020-08-05T11:27: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and below</w:t>
      </w:r>
      <w:ins w:id="596" w:author="Lyle" w:date="2020-08-05T11:27: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allocation </w:t>
      </w:r>
      <w:ins w:id="597" w:author="Lyle" w:date="2020-08-05T16:40:00Z">
        <w:r w:rsidR="00EA7D7E">
          <w:rPr>
            <w:rFonts w:ascii="Times New Roman" w:eastAsiaTheme="minorHAnsi" w:hAnsi="Times New Roman" w:cs="Times New Roman"/>
            <w:sz w:val="24"/>
            <w:szCs w:val="24"/>
          </w:rPr>
          <w:t xml:space="preserve">of </w:t>
        </w:r>
        <w:proofErr w:type="spellStart"/>
        <w:r w:rsidR="00EA7D7E">
          <w:rPr>
            <w:rFonts w:ascii="Times New Roman" w:eastAsiaTheme="minorHAnsi" w:hAnsi="Times New Roman" w:cs="Times New Roman"/>
            <w:sz w:val="24"/>
            <w:szCs w:val="24"/>
          </w:rPr>
          <w:t>photosynthate</w:t>
        </w:r>
        <w:proofErr w:type="spellEnd"/>
        <w:r w:rsidR="00EA7D7E">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in managed subtropical pastures, and that the extent of this tradeoff depends in part on cultivar identity. Contrary to</w:t>
      </w:r>
      <w:r w:rsidR="00F569F8" w:rsidRPr="00EC09DA">
        <w:rPr>
          <w:rFonts w:ascii="Times New Roman" w:eastAsiaTheme="minorHAnsi" w:hAnsi="Times New Roman" w:cs="Times New Roman"/>
          <w:sz w:val="24"/>
          <w:szCs w:val="24"/>
        </w:rPr>
        <w:t xml:space="preserve"> </w:t>
      </w:r>
      <w:proofErr w:type="spellStart"/>
      <w:r w:rsidR="00F569F8" w:rsidRPr="00EC09DA">
        <w:rPr>
          <w:rFonts w:ascii="Times New Roman" w:eastAsiaTheme="minorHAnsi" w:hAnsi="Times New Roman" w:cs="Times New Roman"/>
          <w:sz w:val="24"/>
          <w:szCs w:val="24"/>
        </w:rPr>
        <w:t>Georgiadis</w:t>
      </w:r>
      <w:proofErr w:type="spellEnd"/>
      <w:r w:rsidR="00F569F8" w:rsidRPr="00EC09DA">
        <w:rPr>
          <w:rFonts w:ascii="Times New Roman" w:eastAsiaTheme="minorHAnsi" w:hAnsi="Times New Roman" w:cs="Times New Roman"/>
          <w:sz w:val="24"/>
          <w:szCs w:val="24"/>
        </w:rPr>
        <w:t xml:space="preserve"> et al. </w:t>
      </w:r>
      <w:r w:rsidR="00833619">
        <w:rPr>
          <w:rFonts w:ascii="Times New Roman" w:hAnsi="Times New Roman" w:cs="Times New Roman"/>
          <w:sz w:val="24"/>
        </w:rPr>
        <w:t>(</w:t>
      </w:r>
      <w:r w:rsidR="00344353">
        <w:rPr>
          <w:rFonts w:ascii="Times New Roman" w:hAnsi="Times New Roman" w:cs="Times New Roman"/>
          <w:sz w:val="24"/>
        </w:rPr>
        <w:t>1989)</w:t>
      </w:r>
      <w:r w:rsidR="00F569F8" w:rsidRPr="00EC09DA">
        <w:rPr>
          <w:rFonts w:ascii="Times New Roman" w:eastAsiaTheme="minorHAnsi" w:hAnsi="Times New Roman" w:cs="Times New Roman"/>
          <w:sz w:val="24"/>
          <w:szCs w:val="24"/>
        </w:rPr>
        <w:t xml:space="preserve"> and </w:t>
      </w:r>
      <w:proofErr w:type="spellStart"/>
      <w:r w:rsidR="00F569F8" w:rsidRPr="00EC09DA">
        <w:rPr>
          <w:rFonts w:ascii="Times New Roman" w:eastAsiaTheme="minorHAnsi" w:hAnsi="Times New Roman" w:cs="Times New Roman"/>
          <w:sz w:val="24"/>
          <w:szCs w:val="24"/>
        </w:rPr>
        <w:t>Briske</w:t>
      </w:r>
      <w:proofErr w:type="spellEnd"/>
      <w:r w:rsidR="00F569F8" w:rsidRPr="00EC09DA">
        <w:rPr>
          <w:rFonts w:ascii="Times New Roman" w:eastAsiaTheme="minorHAnsi" w:hAnsi="Times New Roman" w:cs="Times New Roman"/>
          <w:sz w:val="24"/>
          <w:szCs w:val="24"/>
        </w:rPr>
        <w:t xml:space="preserve"> and Richards </w:t>
      </w:r>
      <w:r w:rsidR="00833619">
        <w:rPr>
          <w:rFonts w:ascii="Times New Roman" w:eastAsiaTheme="minorHAnsi" w:hAnsi="Times New Roman" w:cs="Times New Roman"/>
          <w:sz w:val="24"/>
          <w:szCs w:val="24"/>
        </w:rPr>
        <w:t>(1995)</w:t>
      </w:r>
      <w:ins w:id="598" w:author="Lyle" w:date="2020-08-05T11:28: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who suggested that over</w:t>
      </w:r>
      <w:ins w:id="599" w:author="Lyle" w:date="2020-08-05T11:28: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compensation </w:t>
      </w:r>
      <w:del w:id="600" w:author="Lyle" w:date="2020-08-05T11:28:00Z">
        <w:r w:rsidRPr="00EC09DA" w:rsidDel="00B44D7A">
          <w:rPr>
            <w:rFonts w:ascii="Times New Roman" w:eastAsiaTheme="minorHAnsi" w:hAnsi="Times New Roman" w:cs="Times New Roman"/>
            <w:sz w:val="24"/>
            <w:szCs w:val="24"/>
          </w:rPr>
          <w:delText xml:space="preserve">is </w:delText>
        </w:r>
      </w:del>
      <w:ins w:id="601" w:author="Lyle" w:date="2020-08-05T11:28:00Z">
        <w:r w:rsidR="00B44D7A">
          <w:rPr>
            <w:rFonts w:ascii="Times New Roman" w:eastAsiaTheme="minorHAnsi" w:hAnsi="Times New Roman" w:cs="Times New Roman"/>
            <w:sz w:val="24"/>
            <w:szCs w:val="24"/>
          </w:rPr>
          <w:t>wa</w:t>
        </w:r>
        <w:r w:rsidR="00B44D7A" w:rsidRPr="00EC09DA">
          <w:rPr>
            <w:rFonts w:ascii="Times New Roman" w:eastAsiaTheme="minorHAnsi" w:hAnsi="Times New Roman" w:cs="Times New Roman"/>
            <w:sz w:val="24"/>
            <w:szCs w:val="24"/>
          </w:rPr>
          <w:t xml:space="preserve">s </w:t>
        </w:r>
      </w:ins>
      <w:del w:id="602" w:author="Lyle" w:date="2020-08-05T11:28:00Z">
        <w:r w:rsidRPr="00EC09DA" w:rsidDel="00B44D7A">
          <w:rPr>
            <w:rFonts w:ascii="Times New Roman" w:eastAsiaTheme="minorHAnsi" w:hAnsi="Times New Roman" w:cs="Times New Roman"/>
            <w:sz w:val="24"/>
            <w:szCs w:val="24"/>
          </w:rPr>
          <w:delText xml:space="preserve">only </w:delText>
        </w:r>
      </w:del>
      <w:r w:rsidRPr="00EC09DA">
        <w:rPr>
          <w:rFonts w:ascii="Times New Roman" w:eastAsiaTheme="minorHAnsi" w:hAnsi="Times New Roman" w:cs="Times New Roman"/>
          <w:sz w:val="24"/>
          <w:szCs w:val="24"/>
        </w:rPr>
        <w:t xml:space="preserve">likely to occur </w:t>
      </w:r>
      <w:ins w:id="603" w:author="Lyle" w:date="2020-08-05T11:28:00Z">
        <w:r w:rsidR="00B44D7A" w:rsidRPr="00EC09DA">
          <w:rPr>
            <w:rFonts w:ascii="Times New Roman" w:eastAsiaTheme="minorHAnsi" w:hAnsi="Times New Roman" w:cs="Times New Roman"/>
            <w:sz w:val="24"/>
            <w:szCs w:val="24"/>
          </w:rPr>
          <w:t xml:space="preserve">only </w:t>
        </w:r>
      </w:ins>
      <w:r w:rsidRPr="00EC09DA">
        <w:rPr>
          <w:rFonts w:ascii="Times New Roman" w:eastAsiaTheme="minorHAnsi" w:hAnsi="Times New Roman" w:cs="Times New Roman"/>
          <w:sz w:val="24"/>
          <w:szCs w:val="24"/>
        </w:rPr>
        <w:t xml:space="preserve">under water-limitation, or given concomitant fertilization, we found significantly greater shoot production in response to severe defoliation under limited fertility and </w:t>
      </w:r>
      <w:commentRangeStart w:id="604"/>
      <w:r w:rsidRPr="00EC09DA">
        <w:rPr>
          <w:rFonts w:ascii="Times New Roman" w:eastAsiaTheme="minorHAnsi" w:hAnsi="Times New Roman" w:cs="Times New Roman"/>
          <w:sz w:val="24"/>
          <w:szCs w:val="24"/>
        </w:rPr>
        <w:t>abundant soil water</w:t>
      </w:r>
      <w:commentRangeEnd w:id="604"/>
      <w:r w:rsidR="00EA7D7E">
        <w:rPr>
          <w:rStyle w:val="CommentReference"/>
          <w:rFonts w:asciiTheme="minorHAnsi" w:eastAsiaTheme="minorHAnsi" w:hAnsiTheme="minorHAnsi" w:cstheme="minorBidi"/>
        </w:rPr>
        <w:commentReference w:id="604"/>
      </w:r>
      <w:r w:rsidRPr="00EC09DA">
        <w:rPr>
          <w:rFonts w:ascii="Times New Roman" w:eastAsiaTheme="minorHAnsi" w:hAnsi="Times New Roman" w:cs="Times New Roman"/>
          <w:sz w:val="24"/>
          <w:szCs w:val="24"/>
        </w:rPr>
        <w:t xml:space="preserve">. Compared </w:t>
      </w:r>
      <w:r w:rsidR="00B54611" w:rsidRPr="00EC09DA">
        <w:rPr>
          <w:rFonts w:ascii="Times New Roman" w:eastAsiaTheme="minorHAnsi" w:hAnsi="Times New Roman" w:cs="Times New Roman"/>
          <w:sz w:val="24"/>
          <w:szCs w:val="24"/>
        </w:rPr>
        <w:t>with</w:t>
      </w:r>
      <w:r w:rsidRPr="00EC09DA">
        <w:rPr>
          <w:rFonts w:ascii="Times New Roman" w:eastAsiaTheme="minorHAnsi" w:hAnsi="Times New Roman" w:cs="Times New Roman"/>
          <w:sz w:val="24"/>
          <w:szCs w:val="24"/>
        </w:rPr>
        <w:t xml:space="preserve"> mild defoliation, all cultivars exhibited this compensatory above</w:t>
      </w:r>
      <w:ins w:id="605" w:author="Lyle" w:date="2020-08-05T11:29: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growth response </w:t>
      </w:r>
      <w:del w:id="606" w:author="Lyle" w:date="2020-08-05T16:43:00Z">
        <w:r w:rsidRPr="00EC09DA" w:rsidDel="000A2046">
          <w:rPr>
            <w:rFonts w:ascii="Times New Roman" w:eastAsiaTheme="minorHAnsi" w:hAnsi="Times New Roman" w:cs="Times New Roman"/>
            <w:sz w:val="24"/>
            <w:szCs w:val="24"/>
          </w:rPr>
          <w:delText xml:space="preserve">to </w:delText>
        </w:r>
      </w:del>
      <w:ins w:id="607" w:author="Lyle" w:date="2020-08-05T16:43:00Z">
        <w:r w:rsidR="000A2046">
          <w:rPr>
            <w:rFonts w:ascii="Times New Roman" w:eastAsiaTheme="minorHAnsi" w:hAnsi="Times New Roman" w:cs="Times New Roman"/>
            <w:sz w:val="24"/>
            <w:szCs w:val="24"/>
          </w:rPr>
          <w:t>following</w:t>
        </w:r>
        <w:r w:rsidR="000A2046"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severe defoliation, but only when defoliation was applied infrequently</w:t>
      </w:r>
      <w:r w:rsidR="00B33415" w:rsidRPr="00EC09DA">
        <w:rPr>
          <w:rFonts w:ascii="Times New Roman" w:eastAsiaTheme="minorHAnsi" w:hAnsi="Times New Roman" w:cs="Times New Roman"/>
          <w:sz w:val="24"/>
          <w:szCs w:val="24"/>
        </w:rPr>
        <w:t xml:space="preserve"> (similar to</w:t>
      </w:r>
      <w:r w:rsidR="00F569F8" w:rsidRPr="00EC09DA">
        <w:rPr>
          <w:rFonts w:ascii="Times New Roman" w:eastAsiaTheme="minorHAnsi" w:hAnsi="Times New Roman" w:cs="Times New Roman"/>
          <w:sz w:val="24"/>
          <w:szCs w:val="24"/>
        </w:rPr>
        <w:t xml:space="preserve"> Gates et al. </w:t>
      </w:r>
      <w:r w:rsidR="00833619">
        <w:rPr>
          <w:rFonts w:ascii="Times New Roman" w:eastAsiaTheme="minorHAnsi" w:hAnsi="Times New Roman" w:cs="Times New Roman"/>
          <w:sz w:val="24"/>
          <w:szCs w:val="24"/>
        </w:rPr>
        <w:t>1999</w:t>
      </w:r>
      <w:r w:rsidR="00F569F8" w:rsidRPr="00EC09D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However, the severe</w:t>
      </w:r>
      <w:del w:id="608" w:author="Lyle" w:date="2020-08-05T11:29:00Z">
        <w:r w:rsidRPr="00EC09DA" w:rsidDel="00B44D7A">
          <w:rPr>
            <w:rFonts w:ascii="Times New Roman" w:eastAsiaTheme="minorHAnsi" w:hAnsi="Times New Roman" w:cs="Times New Roman"/>
            <w:sz w:val="24"/>
            <w:szCs w:val="24"/>
          </w:rPr>
          <w:delText>,</w:delText>
        </w:r>
      </w:del>
      <w:r w:rsidRPr="00EC09DA">
        <w:rPr>
          <w:rFonts w:ascii="Times New Roman" w:eastAsiaTheme="minorHAnsi" w:hAnsi="Times New Roman" w:cs="Times New Roman"/>
          <w:sz w:val="24"/>
          <w:szCs w:val="24"/>
        </w:rPr>
        <w:t xml:space="preserve"> but infrequent defoliation treatment that led to above</w:t>
      </w:r>
      <w:ins w:id="609" w:author="Lyle" w:date="2020-08-05T11:29: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compensatory growth also suppressed root production. Thus, under low-input conditions, manipulating defoliation </w:t>
      </w:r>
      <w:commentRangeStart w:id="610"/>
      <w:r w:rsidRPr="00EC09DA">
        <w:rPr>
          <w:rFonts w:ascii="Times New Roman" w:eastAsiaTheme="minorHAnsi" w:hAnsi="Times New Roman" w:cs="Times New Roman"/>
          <w:sz w:val="24"/>
          <w:szCs w:val="24"/>
        </w:rPr>
        <w:t>intensity</w:t>
      </w:r>
      <w:commentRangeEnd w:id="610"/>
      <w:r w:rsidR="000A2046">
        <w:rPr>
          <w:rStyle w:val="CommentReference"/>
          <w:rFonts w:asciiTheme="minorHAnsi" w:eastAsiaTheme="minorHAnsi" w:hAnsiTheme="minorHAnsi" w:cstheme="minorBidi"/>
        </w:rPr>
        <w:commentReference w:id="610"/>
      </w:r>
      <w:r w:rsidRPr="00EC09DA">
        <w:rPr>
          <w:rFonts w:ascii="Times New Roman" w:eastAsiaTheme="minorHAnsi" w:hAnsi="Times New Roman" w:cs="Times New Roman"/>
          <w:sz w:val="24"/>
          <w:szCs w:val="24"/>
        </w:rPr>
        <w:t xml:space="preserve"> and frequency to enhance forage production could evoke a tradeoff between shoot and root production.</w:t>
      </w:r>
      <w:del w:id="611" w:author="Lyle" w:date="2020-08-05T11:30:00Z">
        <w:r w:rsidR="00784A4A" w:rsidRPr="00EC09DA" w:rsidDel="00B44D7A">
          <w:rPr>
            <w:rFonts w:ascii="Times New Roman" w:eastAsiaTheme="minorHAnsi" w:hAnsi="Times New Roman" w:cs="Times New Roman"/>
            <w:sz w:val="24"/>
            <w:szCs w:val="24"/>
          </w:rPr>
          <w:delText>.</w:delText>
        </w:r>
      </w:del>
      <w:r w:rsidRPr="00EC09DA">
        <w:rPr>
          <w:rFonts w:ascii="Times New Roman" w:eastAsiaTheme="minorHAnsi" w:hAnsi="Times New Roman" w:cs="Times New Roman"/>
          <w:sz w:val="24"/>
          <w:szCs w:val="24"/>
        </w:rPr>
        <w:t xml:space="preserve"> Given the substantial literature </w:t>
      </w:r>
      <w:r w:rsidR="00D577DA" w:rsidRPr="00EC09DA">
        <w:rPr>
          <w:rFonts w:ascii="Times New Roman" w:eastAsiaTheme="minorHAnsi" w:hAnsi="Times New Roman" w:cs="Times New Roman"/>
          <w:sz w:val="24"/>
          <w:szCs w:val="24"/>
        </w:rPr>
        <w:t>demonstrating</w:t>
      </w:r>
      <w:r w:rsidRPr="00EC09DA">
        <w:rPr>
          <w:rFonts w:ascii="Times New Roman" w:eastAsiaTheme="minorHAnsi" w:hAnsi="Times New Roman" w:cs="Times New Roman"/>
          <w:sz w:val="24"/>
          <w:szCs w:val="24"/>
        </w:rPr>
        <w:t xml:space="preserve"> the importance of root carbon for maintenance of soil carbon pools </w:t>
      </w:r>
      <w:r w:rsidR="00344353">
        <w:rPr>
          <w:rFonts w:ascii="Times New Roman" w:hAnsi="Times New Roman" w:cs="Times New Roman"/>
          <w:sz w:val="24"/>
        </w:rPr>
        <w:t>(</w:t>
      </w:r>
      <w:proofErr w:type="spellStart"/>
      <w:r w:rsidR="00344353">
        <w:rPr>
          <w:rFonts w:ascii="Times New Roman" w:hAnsi="Times New Roman" w:cs="Times New Roman"/>
          <w:sz w:val="24"/>
        </w:rPr>
        <w:t>Rasse</w:t>
      </w:r>
      <w:proofErr w:type="spellEnd"/>
      <w:r w:rsidR="00344353">
        <w:rPr>
          <w:rFonts w:ascii="Times New Roman" w:hAnsi="Times New Roman" w:cs="Times New Roman"/>
          <w:sz w:val="24"/>
        </w:rPr>
        <w:t xml:space="preserve"> et al. 2005</w:t>
      </w:r>
      <w:del w:id="612" w:author="Lyle" w:date="2020-08-05T11:30:00Z">
        <w:r w:rsidR="00344353" w:rsidDel="00B44D7A">
          <w:rPr>
            <w:rFonts w:ascii="Times New Roman" w:hAnsi="Times New Roman" w:cs="Times New Roman"/>
            <w:sz w:val="24"/>
          </w:rPr>
          <w:delText xml:space="preserve">, </w:delText>
        </w:r>
      </w:del>
      <w:ins w:id="613" w:author="Lyle" w:date="2020-08-05T11:30:00Z">
        <w:r w:rsidR="00B44D7A">
          <w:rPr>
            <w:rFonts w:ascii="Times New Roman" w:hAnsi="Times New Roman" w:cs="Times New Roman"/>
            <w:sz w:val="24"/>
          </w:rPr>
          <w:t xml:space="preserve">; Wilson et al. 2018; </w:t>
        </w:r>
      </w:ins>
      <w:proofErr w:type="spellStart"/>
      <w:r w:rsidR="00344353">
        <w:rPr>
          <w:rFonts w:ascii="Times New Roman" w:hAnsi="Times New Roman" w:cs="Times New Roman"/>
          <w:sz w:val="24"/>
        </w:rPr>
        <w:t>Sokol</w:t>
      </w:r>
      <w:proofErr w:type="spellEnd"/>
      <w:r w:rsidR="00344353">
        <w:rPr>
          <w:rFonts w:ascii="Times New Roman" w:hAnsi="Times New Roman" w:cs="Times New Roman"/>
          <w:sz w:val="24"/>
        </w:rPr>
        <w:t xml:space="preserve"> et al. 2019</w:t>
      </w:r>
      <w:del w:id="614" w:author="Lyle" w:date="2020-08-05T11:31:00Z">
        <w:r w:rsidR="00344353" w:rsidDel="00B44D7A">
          <w:rPr>
            <w:rFonts w:ascii="Times New Roman" w:hAnsi="Times New Roman" w:cs="Times New Roman"/>
            <w:sz w:val="24"/>
          </w:rPr>
          <w:delText>,</w:delText>
        </w:r>
      </w:del>
      <w:del w:id="615" w:author="Lyle" w:date="2020-08-05T11:30:00Z">
        <w:r w:rsidR="00344353" w:rsidDel="00B44D7A">
          <w:rPr>
            <w:rFonts w:ascii="Times New Roman" w:hAnsi="Times New Roman" w:cs="Times New Roman"/>
            <w:sz w:val="24"/>
          </w:rPr>
          <w:delText xml:space="preserve"> Wilson et al. 2018</w:delText>
        </w:r>
      </w:del>
      <w:r w:rsidR="00344353">
        <w:rPr>
          <w:rFonts w:ascii="Times New Roman" w:hAnsi="Times New Roman" w:cs="Times New Roman"/>
          <w:sz w:val="24"/>
        </w:rPr>
        <w:t>)</w:t>
      </w:r>
      <w:r w:rsidRPr="00EC09DA">
        <w:rPr>
          <w:rFonts w:ascii="Times New Roman" w:eastAsiaTheme="minorHAnsi" w:hAnsi="Times New Roman" w:cs="Times New Roman"/>
          <w:sz w:val="24"/>
          <w:szCs w:val="24"/>
        </w:rPr>
        <w:t xml:space="preserve">, these altered </w:t>
      </w:r>
      <w:ins w:id="616" w:author="Lyle" w:date="2020-08-05T16:46:00Z">
        <w:r w:rsidR="000A2046">
          <w:rPr>
            <w:rFonts w:ascii="Times New Roman" w:eastAsiaTheme="minorHAnsi" w:hAnsi="Times New Roman" w:cs="Times New Roman"/>
            <w:sz w:val="24"/>
            <w:szCs w:val="24"/>
          </w:rPr>
          <w:t xml:space="preserve">patterns of </w:t>
        </w:r>
      </w:ins>
      <w:r w:rsidRPr="00EC09DA">
        <w:rPr>
          <w:rFonts w:ascii="Times New Roman" w:eastAsiaTheme="minorHAnsi" w:hAnsi="Times New Roman" w:cs="Times New Roman"/>
          <w:sz w:val="24"/>
          <w:szCs w:val="24"/>
        </w:rPr>
        <w:t xml:space="preserve">allocation </w:t>
      </w:r>
      <w:del w:id="617" w:author="Lyle" w:date="2020-08-05T16:46:00Z">
        <w:r w:rsidRPr="00EC09DA" w:rsidDel="000A2046">
          <w:rPr>
            <w:rFonts w:ascii="Times New Roman" w:eastAsiaTheme="minorHAnsi" w:hAnsi="Times New Roman" w:cs="Times New Roman"/>
            <w:sz w:val="24"/>
            <w:szCs w:val="24"/>
          </w:rPr>
          <w:delText xml:space="preserve">patterns </w:delText>
        </w:r>
      </w:del>
      <w:ins w:id="618" w:author="Lyle" w:date="2020-08-05T16:46:00Z">
        <w:r w:rsidR="000A2046">
          <w:rPr>
            <w:rFonts w:ascii="Times New Roman" w:eastAsiaTheme="minorHAnsi" w:hAnsi="Times New Roman" w:cs="Times New Roman"/>
            <w:sz w:val="24"/>
            <w:szCs w:val="24"/>
          </w:rPr>
          <w:t xml:space="preserve">of </w:t>
        </w:r>
        <w:proofErr w:type="spellStart"/>
        <w:r w:rsidR="000A2046">
          <w:rPr>
            <w:rFonts w:ascii="Times New Roman" w:eastAsiaTheme="minorHAnsi" w:hAnsi="Times New Roman" w:cs="Times New Roman"/>
            <w:sz w:val="24"/>
            <w:szCs w:val="24"/>
          </w:rPr>
          <w:t>photosynthate</w:t>
        </w:r>
        <w:proofErr w:type="spellEnd"/>
        <w:r w:rsidR="000A2046"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 xml:space="preserve">may have significant consequences for carbon cycling, and hence soil carbon sequestration services, in managed subtropical pastures. </w:t>
      </w:r>
      <w:r w:rsidR="00784A4A" w:rsidRPr="00EC09DA">
        <w:rPr>
          <w:rFonts w:ascii="Times New Roman" w:eastAsiaTheme="minorHAnsi" w:hAnsi="Times New Roman" w:cs="Times New Roman"/>
          <w:sz w:val="24"/>
          <w:szCs w:val="24"/>
        </w:rPr>
        <w:t>Moreover, use of simple above</w:t>
      </w:r>
      <w:ins w:id="619" w:author="Lyle" w:date="2020-08-05T11:31:00Z">
        <w:r w:rsidR="00B44D7A">
          <w:rPr>
            <w:rFonts w:ascii="Times New Roman" w:eastAsiaTheme="minorHAnsi" w:hAnsi="Times New Roman" w:cs="Times New Roman"/>
            <w:sz w:val="24"/>
            <w:szCs w:val="24"/>
          </w:rPr>
          <w:t>-</w:t>
        </w:r>
      </w:ins>
      <w:r w:rsidR="00784A4A" w:rsidRPr="00EC09DA">
        <w:rPr>
          <w:rFonts w:ascii="Times New Roman" w:eastAsiaTheme="minorHAnsi" w:hAnsi="Times New Roman" w:cs="Times New Roman"/>
          <w:sz w:val="24"/>
          <w:szCs w:val="24"/>
        </w:rPr>
        <w:t xml:space="preserve">ground proxies, such as leaf area/biomass, </w:t>
      </w:r>
      <w:del w:id="620" w:author="Lyle" w:date="2020-08-05T16:47:00Z">
        <w:r w:rsidR="00784A4A" w:rsidRPr="00EC09DA" w:rsidDel="000A2046">
          <w:rPr>
            <w:rFonts w:ascii="Times New Roman" w:eastAsiaTheme="minorHAnsi" w:hAnsi="Times New Roman" w:cs="Times New Roman"/>
            <w:sz w:val="24"/>
            <w:szCs w:val="24"/>
          </w:rPr>
          <w:delText xml:space="preserve">are </w:delText>
        </w:r>
      </w:del>
      <w:ins w:id="621" w:author="Lyle" w:date="2020-08-05T16:47:00Z">
        <w:r w:rsidR="000A2046">
          <w:rPr>
            <w:rFonts w:ascii="Times New Roman" w:eastAsiaTheme="minorHAnsi" w:hAnsi="Times New Roman" w:cs="Times New Roman"/>
            <w:sz w:val="24"/>
            <w:szCs w:val="24"/>
          </w:rPr>
          <w:t>is</w:t>
        </w:r>
        <w:r w:rsidR="000A2046" w:rsidRPr="00EC09DA">
          <w:rPr>
            <w:rFonts w:ascii="Times New Roman" w:eastAsiaTheme="minorHAnsi" w:hAnsi="Times New Roman" w:cs="Times New Roman"/>
            <w:sz w:val="24"/>
            <w:szCs w:val="24"/>
          </w:rPr>
          <w:t xml:space="preserve"> </w:t>
        </w:r>
      </w:ins>
      <w:r w:rsidR="00784A4A" w:rsidRPr="00EC09DA">
        <w:rPr>
          <w:rFonts w:ascii="Times New Roman" w:eastAsiaTheme="minorHAnsi" w:hAnsi="Times New Roman" w:cs="Times New Roman"/>
          <w:sz w:val="24"/>
          <w:szCs w:val="24"/>
        </w:rPr>
        <w:t xml:space="preserve">unlikely to </w:t>
      </w:r>
      <w:del w:id="622" w:author="Lyle" w:date="2020-08-05T16:47:00Z">
        <w:r w:rsidR="00784A4A" w:rsidRPr="00EC09DA" w:rsidDel="000A2046">
          <w:rPr>
            <w:rFonts w:ascii="Times New Roman" w:eastAsiaTheme="minorHAnsi" w:hAnsi="Times New Roman" w:cs="Times New Roman"/>
            <w:sz w:val="24"/>
            <w:szCs w:val="24"/>
          </w:rPr>
          <w:delText xml:space="preserve">help </w:delText>
        </w:r>
      </w:del>
      <w:ins w:id="623" w:author="Lyle" w:date="2020-08-05T16:47:00Z">
        <w:r w:rsidR="000A2046">
          <w:rPr>
            <w:rFonts w:ascii="Times New Roman" w:eastAsiaTheme="minorHAnsi" w:hAnsi="Times New Roman" w:cs="Times New Roman"/>
            <w:sz w:val="24"/>
            <w:szCs w:val="24"/>
          </w:rPr>
          <w:t>yield accurate</w:t>
        </w:r>
      </w:ins>
      <w:del w:id="624" w:author="Lyle" w:date="2020-08-05T16:47:00Z">
        <w:r w:rsidR="00784A4A" w:rsidRPr="00EC09DA" w:rsidDel="000A2046">
          <w:rPr>
            <w:rFonts w:ascii="Times New Roman" w:eastAsiaTheme="minorHAnsi" w:hAnsi="Times New Roman" w:cs="Times New Roman"/>
            <w:sz w:val="24"/>
            <w:szCs w:val="24"/>
          </w:rPr>
          <w:delText>constrain</w:delText>
        </w:r>
      </w:del>
      <w:r w:rsidR="00784A4A" w:rsidRPr="00EC09DA">
        <w:rPr>
          <w:rFonts w:ascii="Times New Roman" w:eastAsiaTheme="minorHAnsi" w:hAnsi="Times New Roman" w:cs="Times New Roman"/>
          <w:sz w:val="24"/>
          <w:szCs w:val="24"/>
        </w:rPr>
        <w:t xml:space="preserve"> predictions of root production over large spatial scales. </w:t>
      </w:r>
    </w:p>
    <w:p w14:paraId="5E546031" w14:textId="37623622" w:rsidR="00130F24" w:rsidRPr="00EC09DA" w:rsidRDefault="00130F24" w:rsidP="00130F24">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lastRenderedPageBreak/>
        <w:t xml:space="preserve">Our results differ from the short-term responses measured by </w:t>
      </w:r>
      <w:proofErr w:type="spellStart"/>
      <w:r w:rsidRPr="00EC09DA">
        <w:rPr>
          <w:rFonts w:ascii="Times New Roman" w:eastAsiaTheme="minorHAnsi" w:hAnsi="Times New Roman" w:cs="Times New Roman"/>
          <w:sz w:val="24"/>
          <w:szCs w:val="24"/>
        </w:rPr>
        <w:t>Ziter</w:t>
      </w:r>
      <w:proofErr w:type="spellEnd"/>
      <w:r w:rsidRPr="00EC09DA">
        <w:rPr>
          <w:rFonts w:ascii="Times New Roman" w:eastAsiaTheme="minorHAnsi" w:hAnsi="Times New Roman" w:cs="Times New Roman"/>
          <w:sz w:val="24"/>
          <w:szCs w:val="24"/>
        </w:rPr>
        <w:t xml:space="preserve"> and </w:t>
      </w:r>
      <w:proofErr w:type="spellStart"/>
      <w:r w:rsidRPr="00EC09DA">
        <w:rPr>
          <w:rFonts w:ascii="Times New Roman" w:eastAsiaTheme="minorHAnsi" w:hAnsi="Times New Roman" w:cs="Times New Roman"/>
          <w:sz w:val="24"/>
          <w:szCs w:val="24"/>
        </w:rPr>
        <w:t>Macdougall</w:t>
      </w:r>
      <w:proofErr w:type="spellEnd"/>
      <w:r w:rsidR="00833619">
        <w:rPr>
          <w:rFonts w:ascii="Times New Roman" w:eastAsiaTheme="minorHAnsi" w:hAnsi="Times New Roman" w:cs="Times New Roman"/>
          <w:sz w:val="24"/>
          <w:szCs w:val="24"/>
        </w:rPr>
        <w:t xml:space="preserve"> (2012) </w:t>
      </w:r>
      <w:r w:rsidRPr="00EC09DA">
        <w:rPr>
          <w:rFonts w:ascii="Times New Roman" w:eastAsiaTheme="minorHAnsi" w:hAnsi="Times New Roman" w:cs="Times New Roman"/>
          <w:sz w:val="24"/>
          <w:szCs w:val="24"/>
        </w:rPr>
        <w:t xml:space="preserve">and Hamilton </w:t>
      </w:r>
      <w:r w:rsidR="00833619">
        <w:rPr>
          <w:rFonts w:ascii="Times New Roman" w:eastAsiaTheme="minorHAnsi" w:hAnsi="Times New Roman" w:cs="Times New Roman"/>
          <w:sz w:val="24"/>
          <w:szCs w:val="24"/>
        </w:rPr>
        <w:t>et al. (2008)</w:t>
      </w:r>
      <w:ins w:id="625" w:author="Lyle" w:date="2020-08-05T11:31: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where a single defoliation event stimulated root production and root exudation, respectively. Moreover, the results reported here appear to conflict with measurements of standing root biomass, root exudation rates</w:t>
      </w:r>
      <w:del w:id="626" w:author="Lyle" w:date="2020-08-05T11:32:00Z">
        <w:r w:rsidRPr="00EC09DA" w:rsidDel="00B44D7A">
          <w:rPr>
            <w:rFonts w:ascii="Times New Roman" w:eastAsiaTheme="minorHAnsi" w:hAnsi="Times New Roman" w:cs="Times New Roman"/>
            <w:sz w:val="24"/>
            <w:szCs w:val="24"/>
          </w:rPr>
          <w:delText>,</w:delText>
        </w:r>
      </w:del>
      <w:r w:rsidRPr="00EC09DA">
        <w:rPr>
          <w:rFonts w:ascii="Times New Roman" w:eastAsiaTheme="minorHAnsi" w:hAnsi="Times New Roman" w:cs="Times New Roman"/>
          <w:sz w:val="24"/>
          <w:szCs w:val="24"/>
        </w:rPr>
        <w:t xml:space="preserve"> and their connections to microbial biomass and soil carbon, across a system of long-term grazing </w:t>
      </w:r>
      <w:proofErr w:type="spellStart"/>
      <w:r w:rsidRPr="00EC09DA">
        <w:rPr>
          <w:rFonts w:ascii="Times New Roman" w:eastAsiaTheme="minorHAnsi" w:hAnsi="Times New Roman" w:cs="Times New Roman"/>
          <w:sz w:val="24"/>
          <w:szCs w:val="24"/>
        </w:rPr>
        <w:t>exclosures</w:t>
      </w:r>
      <w:proofErr w:type="spellEnd"/>
      <w:r w:rsidRPr="00EC09DA">
        <w:rPr>
          <w:rFonts w:ascii="Times New Roman" w:eastAsiaTheme="minorHAnsi" w:hAnsi="Times New Roman" w:cs="Times New Roman"/>
          <w:sz w:val="24"/>
          <w:szCs w:val="24"/>
        </w:rPr>
        <w:t xml:space="preserve"> on a similar pasture site</w:t>
      </w:r>
      <w:r w:rsidR="001D6CE1" w:rsidRPr="00EC09D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as reported in Wilson et al. </w:t>
      </w:r>
      <w:r w:rsidR="00833619">
        <w:rPr>
          <w:rFonts w:ascii="Times New Roman" w:eastAsiaTheme="minorHAnsi" w:hAnsi="Times New Roman" w:cs="Times New Roman"/>
          <w:sz w:val="24"/>
          <w:szCs w:val="24"/>
        </w:rPr>
        <w:t>(2018).</w:t>
      </w:r>
      <w:r w:rsidRPr="00EC09DA">
        <w:rPr>
          <w:rFonts w:ascii="Times New Roman" w:eastAsiaTheme="minorHAnsi" w:hAnsi="Times New Roman" w:cs="Times New Roman"/>
          <w:sz w:val="24"/>
          <w:szCs w:val="24"/>
        </w:rPr>
        <w:t xml:space="preserve"> These discrepancies suggest that root responses to </w:t>
      </w:r>
      <w:r w:rsidR="00D577DA" w:rsidRPr="00EC09DA">
        <w:rPr>
          <w:rFonts w:ascii="Times New Roman" w:eastAsiaTheme="minorHAnsi" w:hAnsi="Times New Roman" w:cs="Times New Roman"/>
          <w:sz w:val="24"/>
          <w:szCs w:val="24"/>
        </w:rPr>
        <w:t xml:space="preserve">short-term </w:t>
      </w:r>
      <w:r w:rsidRPr="00EC09DA">
        <w:rPr>
          <w:rFonts w:ascii="Times New Roman" w:eastAsiaTheme="minorHAnsi" w:hAnsi="Times New Roman" w:cs="Times New Roman"/>
          <w:sz w:val="24"/>
          <w:szCs w:val="24"/>
        </w:rPr>
        <w:t xml:space="preserve">grazing/defoliation events can </w:t>
      </w:r>
      <w:del w:id="627" w:author="Lyle" w:date="2020-08-05T16:48:00Z">
        <w:r w:rsidRPr="00EC09DA" w:rsidDel="000A2046">
          <w:rPr>
            <w:rFonts w:ascii="Times New Roman" w:eastAsiaTheme="minorHAnsi" w:hAnsi="Times New Roman" w:cs="Times New Roman"/>
            <w:sz w:val="24"/>
            <w:szCs w:val="24"/>
          </w:rPr>
          <w:delText xml:space="preserve">strongly </w:delText>
        </w:r>
      </w:del>
      <w:r w:rsidRPr="00EC09DA">
        <w:rPr>
          <w:rFonts w:ascii="Times New Roman" w:eastAsiaTheme="minorHAnsi" w:hAnsi="Times New Roman" w:cs="Times New Roman"/>
          <w:sz w:val="24"/>
          <w:szCs w:val="24"/>
        </w:rPr>
        <w:t xml:space="preserve">differ </w:t>
      </w:r>
      <w:ins w:id="628" w:author="Lyle" w:date="2020-08-05T16:48:00Z">
        <w:r w:rsidR="000A2046" w:rsidRPr="00EC09DA">
          <w:rPr>
            <w:rFonts w:ascii="Times New Roman" w:eastAsiaTheme="minorHAnsi" w:hAnsi="Times New Roman" w:cs="Times New Roman"/>
            <w:sz w:val="24"/>
            <w:szCs w:val="24"/>
          </w:rPr>
          <w:t xml:space="preserve">strongly </w:t>
        </w:r>
      </w:ins>
      <w:r w:rsidRPr="00EC09DA">
        <w:rPr>
          <w:rFonts w:ascii="Times New Roman" w:eastAsiaTheme="minorHAnsi" w:hAnsi="Times New Roman" w:cs="Times New Roman"/>
          <w:sz w:val="24"/>
          <w:szCs w:val="24"/>
        </w:rPr>
        <w:t>from season-long responses to grazing regimens</w:t>
      </w:r>
      <w:ins w:id="629" w:author="Lyle" w:date="2020-08-05T11:32: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where both intensity and frequency of defoliation are expected to mediate plant regrowth strategies </w:t>
      </w:r>
      <w:r w:rsidR="00344353">
        <w:rPr>
          <w:rFonts w:ascii="Times New Roman" w:hAnsi="Times New Roman" w:cs="Times New Roman"/>
          <w:sz w:val="24"/>
        </w:rPr>
        <w:t>(</w:t>
      </w:r>
      <w:proofErr w:type="spellStart"/>
      <w:r w:rsidR="00344353">
        <w:rPr>
          <w:rFonts w:ascii="Times New Roman" w:hAnsi="Times New Roman" w:cs="Times New Roman"/>
          <w:sz w:val="24"/>
        </w:rPr>
        <w:t>Briske</w:t>
      </w:r>
      <w:proofErr w:type="spellEnd"/>
      <w:r w:rsidR="00344353">
        <w:rPr>
          <w:rFonts w:ascii="Times New Roman" w:hAnsi="Times New Roman" w:cs="Times New Roman"/>
          <w:sz w:val="24"/>
        </w:rPr>
        <w:t xml:space="preserve"> and Richards 1995)</w:t>
      </w:r>
      <w:r w:rsidRPr="00EC09DA">
        <w:rPr>
          <w:rFonts w:ascii="Times New Roman" w:eastAsiaTheme="minorHAnsi" w:hAnsi="Times New Roman" w:cs="Times New Roman"/>
          <w:sz w:val="24"/>
          <w:szCs w:val="24"/>
        </w:rPr>
        <w:t xml:space="preserve">. Moreover, </w:t>
      </w:r>
      <w:commentRangeStart w:id="630"/>
      <w:r w:rsidRPr="00EC09DA">
        <w:rPr>
          <w:rFonts w:ascii="Times New Roman" w:eastAsiaTheme="minorHAnsi" w:hAnsi="Times New Roman" w:cs="Times New Roman"/>
          <w:sz w:val="24"/>
          <w:szCs w:val="24"/>
        </w:rPr>
        <w:t xml:space="preserve">long-term </w:t>
      </w:r>
      <w:commentRangeEnd w:id="630"/>
      <w:r w:rsidR="000A2046">
        <w:rPr>
          <w:rStyle w:val="CommentReference"/>
          <w:rFonts w:asciiTheme="minorHAnsi" w:eastAsiaTheme="minorHAnsi" w:hAnsiTheme="minorHAnsi" w:cstheme="minorBidi"/>
        </w:rPr>
        <w:commentReference w:id="630"/>
      </w:r>
      <w:r w:rsidRPr="00EC09DA">
        <w:rPr>
          <w:rFonts w:ascii="Times New Roman" w:eastAsiaTheme="minorHAnsi" w:hAnsi="Times New Roman" w:cs="Times New Roman"/>
          <w:sz w:val="24"/>
          <w:szCs w:val="24"/>
        </w:rPr>
        <w:t>impacts of grazing exclusio</w:t>
      </w:r>
      <w:r w:rsidR="00582249" w:rsidRPr="00EC09DA">
        <w:rPr>
          <w:rFonts w:ascii="Times New Roman" w:eastAsiaTheme="minorHAnsi" w:hAnsi="Times New Roman" w:cs="Times New Roman"/>
          <w:sz w:val="24"/>
          <w:szCs w:val="24"/>
        </w:rPr>
        <w:t xml:space="preserve">n in </w:t>
      </w:r>
      <w:proofErr w:type="spellStart"/>
      <w:r w:rsidR="00582249" w:rsidRPr="00EC09DA">
        <w:rPr>
          <w:rFonts w:ascii="Times New Roman" w:eastAsiaTheme="minorHAnsi" w:hAnsi="Times New Roman" w:cs="Times New Roman"/>
          <w:sz w:val="24"/>
          <w:szCs w:val="24"/>
        </w:rPr>
        <w:t>bahiagrass</w:t>
      </w:r>
      <w:proofErr w:type="spellEnd"/>
      <w:r w:rsidR="00582249" w:rsidRPr="00EC09DA">
        <w:rPr>
          <w:rFonts w:ascii="Times New Roman" w:eastAsiaTheme="minorHAnsi" w:hAnsi="Times New Roman" w:cs="Times New Roman"/>
          <w:sz w:val="24"/>
          <w:szCs w:val="24"/>
        </w:rPr>
        <w:t>-dominated subtropical pasture</w:t>
      </w:r>
      <w:r w:rsidRPr="00EC09DA">
        <w:rPr>
          <w:rFonts w:ascii="Times New Roman" w:eastAsiaTheme="minorHAnsi" w:hAnsi="Times New Roman" w:cs="Times New Roman"/>
          <w:sz w:val="24"/>
          <w:szCs w:val="24"/>
        </w:rPr>
        <w:t xml:space="preserve"> appear to involve pronounced phenotypic shifts in </w:t>
      </w:r>
      <w:proofErr w:type="spellStart"/>
      <w:r w:rsidRPr="00EC09DA">
        <w:rPr>
          <w:rFonts w:ascii="Times New Roman" w:eastAsiaTheme="minorHAnsi" w:hAnsi="Times New Roman" w:cs="Times New Roman"/>
          <w:sz w:val="24"/>
          <w:szCs w:val="24"/>
        </w:rPr>
        <w:t>root</w:t>
      </w:r>
      <w:proofErr w:type="gramStart"/>
      <w:r w:rsidRPr="00EC09DA">
        <w:rPr>
          <w:rFonts w:ascii="Times New Roman" w:eastAsiaTheme="minorHAnsi" w:hAnsi="Times New Roman" w:cs="Times New Roman"/>
          <w:sz w:val="24"/>
          <w:szCs w:val="24"/>
        </w:rPr>
        <w:t>:shoot</w:t>
      </w:r>
      <w:proofErr w:type="spellEnd"/>
      <w:proofErr w:type="gramEnd"/>
      <w:r w:rsidRPr="00EC09DA">
        <w:rPr>
          <w:rFonts w:ascii="Times New Roman" w:eastAsiaTheme="minorHAnsi" w:hAnsi="Times New Roman" w:cs="Times New Roman"/>
          <w:sz w:val="24"/>
          <w:szCs w:val="24"/>
        </w:rPr>
        <w:t xml:space="preserve"> ratios, whereby absence of grazing favors lower </w:t>
      </w:r>
      <w:proofErr w:type="spellStart"/>
      <w:r w:rsidRPr="00EC09DA">
        <w:rPr>
          <w:rFonts w:ascii="Times New Roman" w:eastAsiaTheme="minorHAnsi" w:hAnsi="Times New Roman" w:cs="Times New Roman"/>
          <w:sz w:val="24"/>
          <w:szCs w:val="24"/>
        </w:rPr>
        <w:t>root:shoot</w:t>
      </w:r>
      <w:proofErr w:type="spellEnd"/>
      <w:r w:rsidRPr="00EC09DA">
        <w:rPr>
          <w:rFonts w:ascii="Times New Roman" w:eastAsiaTheme="minorHAnsi" w:hAnsi="Times New Roman" w:cs="Times New Roman"/>
          <w:sz w:val="24"/>
          <w:szCs w:val="24"/>
        </w:rPr>
        <w:t xml:space="preserve"> ratios, even when holding species composition constant </w:t>
      </w:r>
      <w:r w:rsidR="00344353">
        <w:rPr>
          <w:rFonts w:ascii="Times New Roman" w:hAnsi="Times New Roman" w:cs="Times New Roman"/>
          <w:sz w:val="24"/>
        </w:rPr>
        <w:t>(Wilson et al. 2018)</w:t>
      </w:r>
      <w:r w:rsidR="002704C5">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On the other hand, </w:t>
      </w:r>
      <w:r w:rsidRPr="00EC09DA">
        <w:rPr>
          <w:rFonts w:ascii="Times New Roman" w:eastAsiaTheme="minorHAnsi" w:hAnsi="Times New Roman" w:cs="Times New Roman"/>
          <w:noProof/>
          <w:sz w:val="24"/>
          <w:szCs w:val="24"/>
        </w:rPr>
        <w:t xml:space="preserve">Thornton and Millard </w:t>
      </w:r>
      <w:r w:rsidR="00833619">
        <w:rPr>
          <w:rFonts w:ascii="Times New Roman" w:eastAsiaTheme="minorHAnsi" w:hAnsi="Times New Roman" w:cs="Times New Roman"/>
          <w:noProof/>
          <w:sz w:val="24"/>
          <w:szCs w:val="24"/>
        </w:rPr>
        <w:t>(1996)</w:t>
      </w:r>
      <w:r w:rsidR="00FE6313" w:rsidRPr="00EC09D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found that greater severity of defoliation resulted in lower root mass (but greater N uptake per unit of root mass), which is consistent with our findings. Meanwhile, </w:t>
      </w:r>
      <w:r w:rsidRPr="00EC09DA">
        <w:rPr>
          <w:rFonts w:ascii="Times New Roman" w:eastAsiaTheme="minorHAnsi" w:hAnsi="Times New Roman" w:cs="Times New Roman"/>
          <w:noProof/>
          <w:sz w:val="24"/>
          <w:szCs w:val="24"/>
        </w:rPr>
        <w:t>Dawson et al.</w:t>
      </w:r>
      <w:r w:rsidR="00241F9B" w:rsidRPr="00EC09DA" w:rsidDel="00241F9B">
        <w:rPr>
          <w:rFonts w:ascii="Times New Roman" w:eastAsiaTheme="minorHAnsi" w:hAnsi="Times New Roman" w:cs="Times New Roman"/>
          <w:noProof/>
          <w:sz w:val="24"/>
          <w:szCs w:val="24"/>
        </w:rPr>
        <w:t xml:space="preserve"> </w:t>
      </w:r>
      <w:r w:rsidR="00833619">
        <w:rPr>
          <w:rFonts w:ascii="Times New Roman" w:eastAsiaTheme="minorHAnsi" w:hAnsi="Times New Roman" w:cs="Times New Roman"/>
          <w:noProof/>
          <w:sz w:val="24"/>
          <w:szCs w:val="24"/>
        </w:rPr>
        <w:t>(2000)</w:t>
      </w:r>
      <w:r w:rsidR="00FE6313" w:rsidRPr="00EC09D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report</w:t>
      </w:r>
      <w:ins w:id="631" w:author="Lyle" w:date="2020-08-05T11:33:00Z">
        <w:r w:rsidR="00B44D7A">
          <w:rPr>
            <w:rFonts w:ascii="Times New Roman" w:eastAsiaTheme="minorHAnsi" w:hAnsi="Times New Roman" w:cs="Times New Roman"/>
            <w:sz w:val="24"/>
            <w:szCs w:val="24"/>
          </w:rPr>
          <w:t>ed</w:t>
        </w:r>
      </w:ins>
      <w:r w:rsidRPr="00EC09DA">
        <w:rPr>
          <w:rFonts w:ascii="Times New Roman" w:eastAsiaTheme="minorHAnsi" w:hAnsi="Times New Roman" w:cs="Times New Roman"/>
          <w:sz w:val="24"/>
          <w:szCs w:val="24"/>
        </w:rPr>
        <w:t xml:space="preserve"> that weekly defoliation over a growing season reduced root biomass compared </w:t>
      </w:r>
      <w:r w:rsidR="00B54611" w:rsidRPr="00EC09DA">
        <w:rPr>
          <w:rFonts w:ascii="Times New Roman" w:eastAsiaTheme="minorHAnsi" w:hAnsi="Times New Roman" w:cs="Times New Roman"/>
          <w:sz w:val="24"/>
          <w:szCs w:val="24"/>
        </w:rPr>
        <w:t>with</w:t>
      </w:r>
      <w:r w:rsidRPr="00EC09DA">
        <w:rPr>
          <w:rFonts w:ascii="Times New Roman" w:eastAsiaTheme="minorHAnsi" w:hAnsi="Times New Roman" w:cs="Times New Roman"/>
          <w:sz w:val="24"/>
          <w:szCs w:val="24"/>
        </w:rPr>
        <w:t xml:space="preserve"> no defoliation, but infrequent defoliation (every 8 weeks) had no effect. Our ambivalent findings on the role of frequency of defoliation were thus </w:t>
      </w:r>
      <w:r w:rsidR="00700845" w:rsidRPr="00EC09DA">
        <w:rPr>
          <w:rFonts w:ascii="Times New Roman" w:eastAsiaTheme="minorHAnsi" w:hAnsi="Times New Roman" w:cs="Times New Roman"/>
          <w:sz w:val="24"/>
          <w:szCs w:val="24"/>
        </w:rPr>
        <w:t xml:space="preserve">somewhat </w:t>
      </w:r>
      <w:r w:rsidRPr="00EC09DA">
        <w:rPr>
          <w:rFonts w:ascii="Times New Roman" w:eastAsiaTheme="minorHAnsi" w:hAnsi="Times New Roman" w:cs="Times New Roman"/>
          <w:sz w:val="24"/>
          <w:szCs w:val="24"/>
        </w:rPr>
        <w:t>surprising. Although we observed marked suppression of variability of production under our severe + frequent treatment (see e.g.</w:t>
      </w:r>
      <w:del w:id="632" w:author="Lyle" w:date="2020-08-05T16:54:00Z">
        <w:r w:rsidRPr="00EC09DA" w:rsidDel="008E533B">
          <w:rPr>
            <w:rFonts w:ascii="Times New Roman" w:eastAsiaTheme="minorHAnsi" w:hAnsi="Times New Roman" w:cs="Times New Roman"/>
            <w:sz w:val="24"/>
            <w:szCs w:val="24"/>
          </w:rPr>
          <w:delText>,</w:delText>
        </w:r>
      </w:del>
      <w:r w:rsidRPr="00EC09DA">
        <w:rPr>
          <w:rFonts w:ascii="Times New Roman" w:eastAsiaTheme="minorHAnsi" w:hAnsi="Times New Roman" w:cs="Times New Roman"/>
          <w:sz w:val="24"/>
          <w:szCs w:val="24"/>
        </w:rPr>
        <w:t xml:space="preserve"> Fig</w:t>
      </w:r>
      <w:ins w:id="633" w:author="Lyle" w:date="2020-08-05T11:33:00Z">
        <w:r w:rsidR="00B44D7A">
          <w:rPr>
            <w:rFonts w:ascii="Times New Roman" w:eastAsiaTheme="minorHAnsi" w:hAnsi="Times New Roman" w:cs="Times New Roman"/>
            <w:sz w:val="24"/>
            <w:szCs w:val="24"/>
          </w:rPr>
          <w:t>ure</w:t>
        </w:r>
      </w:ins>
      <w:del w:id="634" w:author="Lyle" w:date="2020-08-05T11:33:00Z">
        <w:r w:rsidR="00EB75EB" w:rsidDel="00B44D7A">
          <w:rPr>
            <w:rFonts w:ascii="Times New Roman" w:eastAsiaTheme="minorHAnsi" w:hAnsi="Times New Roman" w:cs="Times New Roman"/>
            <w:sz w:val="24"/>
            <w:szCs w:val="24"/>
          </w:rPr>
          <w:delText>.</w:delText>
        </w:r>
      </w:del>
      <w:r w:rsidRPr="00EC09DA">
        <w:rPr>
          <w:rFonts w:ascii="Times New Roman" w:eastAsiaTheme="minorHAnsi" w:hAnsi="Times New Roman" w:cs="Times New Roman"/>
          <w:sz w:val="24"/>
          <w:szCs w:val="24"/>
        </w:rPr>
        <w:t xml:space="preserve"> 1), root production was not markedly lower than in our severe + infrequent treatment. Overall, it appears that in our system, severity, not frequency, of grazing is the more important determinant of </w:t>
      </w:r>
      <w:del w:id="635" w:author="Lyle" w:date="2020-08-05T11:34:00Z">
        <w:r w:rsidRPr="00EC09DA" w:rsidDel="00B44D7A">
          <w:rPr>
            <w:rFonts w:ascii="Times New Roman" w:eastAsiaTheme="minorHAnsi" w:hAnsi="Times New Roman" w:cs="Times New Roman"/>
            <w:sz w:val="24"/>
            <w:szCs w:val="24"/>
          </w:rPr>
          <w:delText xml:space="preserve">grass </w:delText>
        </w:r>
      </w:del>
      <w:r w:rsidRPr="00EC09DA">
        <w:rPr>
          <w:rFonts w:ascii="Times New Roman" w:eastAsiaTheme="minorHAnsi" w:hAnsi="Times New Roman" w:cs="Times New Roman"/>
          <w:sz w:val="24"/>
          <w:szCs w:val="24"/>
        </w:rPr>
        <w:t>root production</w:t>
      </w:r>
      <w:ins w:id="636" w:author="Lyle" w:date="2020-08-05T11:34:00Z">
        <w:r w:rsidR="00B44D7A">
          <w:rPr>
            <w:rFonts w:ascii="Times New Roman" w:eastAsiaTheme="minorHAnsi" w:hAnsi="Times New Roman" w:cs="Times New Roman"/>
            <w:sz w:val="24"/>
            <w:szCs w:val="24"/>
          </w:rPr>
          <w:t xml:space="preserve"> of grass</w:t>
        </w:r>
      </w:ins>
      <w:r w:rsidRPr="00EC09DA">
        <w:rPr>
          <w:rFonts w:ascii="Times New Roman" w:eastAsiaTheme="minorHAnsi" w:hAnsi="Times New Roman" w:cs="Times New Roman"/>
          <w:sz w:val="24"/>
          <w:szCs w:val="24"/>
        </w:rPr>
        <w:t xml:space="preserve">. </w:t>
      </w:r>
    </w:p>
    <w:p w14:paraId="65FB2A97" w14:textId="3011E2CA" w:rsidR="00130F24" w:rsidRPr="00EC09DA" w:rsidRDefault="00130F24" w:rsidP="00130F24">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We observed substantial overall variability in root production among the grass cultivars. However, it does not appear possible to predict cultivar-level below</w:t>
      </w:r>
      <w:ins w:id="637" w:author="Lyle" w:date="2020-08-05T11:34: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responses to specific </w:t>
      </w:r>
      <w:r w:rsidRPr="00EC09DA">
        <w:rPr>
          <w:rFonts w:ascii="Times New Roman" w:eastAsiaTheme="minorHAnsi" w:hAnsi="Times New Roman" w:cs="Times New Roman"/>
          <w:sz w:val="24"/>
          <w:szCs w:val="24"/>
        </w:rPr>
        <w:lastRenderedPageBreak/>
        <w:t>grazing regimens based on observations of above</w:t>
      </w:r>
      <w:ins w:id="638" w:author="Lyle" w:date="2020-08-05T11:34: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compensatory growth responses. As we hypothesized, the cultivars selected for enhanced upright growth habit (Tifton 9, UF-Riata</w:t>
      </w:r>
      <w:del w:id="639" w:author="Lyle" w:date="2020-08-05T11:35:00Z">
        <w:r w:rsidR="00FE6313" w:rsidRPr="00EC09DA" w:rsidDel="00B44D7A">
          <w:rPr>
            <w:rFonts w:ascii="Times New Roman" w:eastAsiaTheme="minorHAnsi" w:hAnsi="Times New Roman" w:cs="Times New Roman"/>
            <w:sz w:val="24"/>
            <w:szCs w:val="24"/>
          </w:rPr>
          <w:delText xml:space="preserve">, </w:delText>
        </w:r>
      </w:del>
      <w:ins w:id="640" w:author="Lyle" w:date="2020-08-05T11:35:00Z">
        <w:r w:rsidR="00B44D7A">
          <w:rPr>
            <w:rFonts w:ascii="Times New Roman" w:eastAsiaTheme="minorHAnsi" w:hAnsi="Times New Roman" w:cs="Times New Roman"/>
            <w:sz w:val="24"/>
            <w:szCs w:val="24"/>
          </w:rPr>
          <w:t>;</w:t>
        </w:r>
        <w:r w:rsidR="00B44D7A" w:rsidRPr="00EC09DA">
          <w:rPr>
            <w:rFonts w:ascii="Times New Roman" w:eastAsiaTheme="minorHAnsi" w:hAnsi="Times New Roman" w:cs="Times New Roman"/>
            <w:sz w:val="24"/>
            <w:szCs w:val="24"/>
          </w:rPr>
          <w:t xml:space="preserve"> </w:t>
        </w:r>
      </w:ins>
      <w:proofErr w:type="spellStart"/>
      <w:r w:rsidR="00344353">
        <w:rPr>
          <w:rFonts w:ascii="Times New Roman" w:hAnsi="Times New Roman" w:cs="Times New Roman"/>
          <w:sz w:val="24"/>
        </w:rPr>
        <w:t>Interrante</w:t>
      </w:r>
      <w:proofErr w:type="spellEnd"/>
      <w:r w:rsidR="00344353">
        <w:rPr>
          <w:rFonts w:ascii="Times New Roman" w:hAnsi="Times New Roman" w:cs="Times New Roman"/>
          <w:sz w:val="24"/>
        </w:rPr>
        <w:t xml:space="preserve"> et al. 2009</w:t>
      </w:r>
      <w:r w:rsidR="00FE6313" w:rsidRPr="00EC09DA">
        <w:rPr>
          <w:rFonts w:ascii="Times New Roman" w:eastAsiaTheme="minorHAnsi" w:hAnsi="Times New Roman" w:cs="Times New Roman"/>
          <w:sz w:val="24"/>
          <w:szCs w:val="24"/>
        </w:rPr>
        <w:t>)</w:t>
      </w:r>
      <w:ins w:id="641" w:author="Lyle" w:date="2020-08-05T11:35:00Z">
        <w:r w:rsidR="00B44D7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w:t>
      </w:r>
      <w:ins w:id="642" w:author="Lyle" w:date="2020-08-05T11:35:00Z">
        <w:r w:rsidR="00B44D7A" w:rsidRPr="00EC09DA">
          <w:rPr>
            <w:rFonts w:ascii="Times New Roman" w:eastAsiaTheme="minorHAnsi" w:hAnsi="Times New Roman" w:cs="Times New Roman"/>
            <w:sz w:val="24"/>
            <w:szCs w:val="24"/>
          </w:rPr>
          <w:t>especially Tifton-9,</w:t>
        </w:r>
        <w:r w:rsidR="00B44D7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exhibited less overall root production</w:t>
      </w:r>
      <w:del w:id="643" w:author="Lyle" w:date="2020-08-05T11:35:00Z">
        <w:r w:rsidRPr="00EC09DA" w:rsidDel="00B44D7A">
          <w:rPr>
            <w:rFonts w:ascii="Times New Roman" w:eastAsiaTheme="minorHAnsi" w:hAnsi="Times New Roman" w:cs="Times New Roman"/>
            <w:sz w:val="24"/>
            <w:szCs w:val="24"/>
          </w:rPr>
          <w:delText xml:space="preserve">, especially Tifton-9, compared </w:delText>
        </w:r>
      </w:del>
      <w:ins w:id="644" w:author="Lyle" w:date="2020-08-05T11:35:00Z">
        <w:r w:rsidR="00B44D7A">
          <w:rPr>
            <w:rFonts w:ascii="Times New Roman" w:eastAsiaTheme="minorHAnsi" w:hAnsi="Times New Roman" w:cs="Times New Roman"/>
            <w:sz w:val="24"/>
            <w:szCs w:val="24"/>
          </w:rPr>
          <w:t xml:space="preserve"> than</w:t>
        </w:r>
      </w:ins>
      <w:del w:id="645" w:author="Lyle" w:date="2020-08-05T11:36:00Z">
        <w:r w:rsidR="00B54611" w:rsidRPr="00EC09DA" w:rsidDel="00B44D7A">
          <w:rPr>
            <w:rFonts w:ascii="Times New Roman" w:eastAsiaTheme="minorHAnsi" w:hAnsi="Times New Roman" w:cs="Times New Roman"/>
            <w:sz w:val="24"/>
            <w:szCs w:val="24"/>
          </w:rPr>
          <w:delText>with</w:delText>
        </w:r>
      </w:del>
      <w:r w:rsidRPr="00EC09DA">
        <w:rPr>
          <w:rFonts w:ascii="Times New Roman" w:eastAsiaTheme="minorHAnsi" w:hAnsi="Times New Roman" w:cs="Times New Roman"/>
          <w:sz w:val="24"/>
          <w:szCs w:val="24"/>
        </w:rPr>
        <w:t xml:space="preserve"> the widely</w:t>
      </w:r>
      <w:ins w:id="646" w:author="Lyle" w:date="2020-08-05T16:55:00Z">
        <w:r w:rsidR="008E533B">
          <w:rPr>
            <w:rFonts w:ascii="Times New Roman" w:eastAsiaTheme="minorHAnsi" w:hAnsi="Times New Roman" w:cs="Times New Roman"/>
            <w:sz w:val="24"/>
            <w:szCs w:val="24"/>
          </w:rPr>
          <w:t>-</w:t>
        </w:r>
      </w:ins>
      <w:del w:id="647" w:author="Lyle" w:date="2020-08-05T16:55:00Z">
        <w:r w:rsidRPr="00EC09DA" w:rsidDel="008E533B">
          <w:rPr>
            <w:rFonts w:ascii="Times New Roman" w:eastAsiaTheme="minorHAnsi" w:hAnsi="Times New Roman" w:cs="Times New Roman"/>
            <w:sz w:val="24"/>
            <w:szCs w:val="24"/>
          </w:rPr>
          <w:delText xml:space="preserve"> </w:delText>
        </w:r>
      </w:del>
      <w:r w:rsidRPr="00EC09DA">
        <w:rPr>
          <w:rFonts w:ascii="Times New Roman" w:eastAsiaTheme="minorHAnsi" w:hAnsi="Times New Roman" w:cs="Times New Roman"/>
          <w:sz w:val="24"/>
          <w:szCs w:val="24"/>
        </w:rPr>
        <w:t xml:space="preserve">naturalized </w:t>
      </w:r>
      <w:del w:id="648" w:author="Lyle" w:date="2020-08-05T11:36:00Z">
        <w:r w:rsidRPr="00EC09DA" w:rsidDel="00B44D7A">
          <w:rPr>
            <w:rFonts w:ascii="Times New Roman" w:eastAsiaTheme="minorHAnsi" w:hAnsi="Times New Roman" w:cs="Times New Roman"/>
            <w:sz w:val="24"/>
            <w:szCs w:val="24"/>
          </w:rPr>
          <w:delText xml:space="preserve">decumbent </w:delText>
        </w:r>
      </w:del>
      <w:ins w:id="649" w:author="Lyle" w:date="2020-08-05T11:36:00Z">
        <w:r w:rsidR="00B44D7A">
          <w:rPr>
            <w:rFonts w:ascii="Times New Roman" w:eastAsiaTheme="minorHAnsi" w:hAnsi="Times New Roman" w:cs="Times New Roman"/>
            <w:sz w:val="24"/>
            <w:szCs w:val="24"/>
          </w:rPr>
          <w:t>prostrate</w:t>
        </w:r>
        <w:r w:rsidR="00B44D7A"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 xml:space="preserve">types (Argentine, Pensacola), especially Argentine. On the other hand, all cultivars responded equally negatively to severe defoliation </w:t>
      </w:r>
      <w:r w:rsidRPr="00B44D7A">
        <w:rPr>
          <w:rFonts w:ascii="Times New Roman" w:eastAsiaTheme="minorHAnsi" w:hAnsi="Times New Roman" w:cs="Times New Roman"/>
          <w:sz w:val="24"/>
          <w:szCs w:val="24"/>
          <w:rPrChange w:id="650" w:author="Lyle" w:date="2020-08-05T11:36:00Z">
            <w:rPr>
              <w:rFonts w:ascii="Times New Roman" w:eastAsiaTheme="minorHAnsi" w:hAnsi="Times New Roman" w:cs="Times New Roman"/>
              <w:i/>
              <w:sz w:val="24"/>
              <w:szCs w:val="24"/>
            </w:rPr>
          </w:rPrChange>
        </w:rPr>
        <w:t>per se</w:t>
      </w:r>
      <w:r w:rsidRPr="00B44D7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we observed similar total root production among all cultivars in the severe + frequent defoliation treatment, a scenario reasonably representative of overstocked pastures. These results contradict the </w:t>
      </w:r>
      <w:del w:id="651" w:author="Lyle" w:date="2020-08-05T16:56:00Z">
        <w:r w:rsidRPr="00EC09DA" w:rsidDel="008E533B">
          <w:rPr>
            <w:rFonts w:ascii="Times New Roman" w:eastAsiaTheme="minorHAnsi" w:hAnsi="Times New Roman" w:cs="Times New Roman"/>
            <w:sz w:val="24"/>
            <w:szCs w:val="24"/>
          </w:rPr>
          <w:delText xml:space="preserve">theory </w:delText>
        </w:r>
      </w:del>
      <w:ins w:id="652" w:author="Lyle" w:date="2020-08-05T16:56:00Z">
        <w:r w:rsidR="008E533B">
          <w:rPr>
            <w:rFonts w:ascii="Times New Roman" w:eastAsiaTheme="minorHAnsi" w:hAnsi="Times New Roman" w:cs="Times New Roman"/>
            <w:sz w:val="24"/>
            <w:szCs w:val="24"/>
          </w:rPr>
          <w:t>hypothesis</w:t>
        </w:r>
        <w:r w:rsidR="008E533B"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 xml:space="preserve">that more grazing-tolerant genotypes, in our case Argentine and Pensacola, will have lower root production as a consequence of greater post-grazing allocation </w:t>
      </w:r>
      <w:ins w:id="653" w:author="Lyle" w:date="2020-08-05T16:56:00Z">
        <w:r w:rsidR="008E533B">
          <w:rPr>
            <w:rFonts w:ascii="Times New Roman" w:eastAsiaTheme="minorHAnsi" w:hAnsi="Times New Roman" w:cs="Times New Roman"/>
            <w:sz w:val="24"/>
            <w:szCs w:val="24"/>
          </w:rPr>
          <w:t xml:space="preserve">of resources </w:t>
        </w:r>
      </w:ins>
      <w:r w:rsidRPr="00EC09DA">
        <w:rPr>
          <w:rFonts w:ascii="Times New Roman" w:eastAsiaTheme="minorHAnsi" w:hAnsi="Times New Roman" w:cs="Times New Roman"/>
          <w:sz w:val="24"/>
          <w:szCs w:val="24"/>
        </w:rPr>
        <w:t xml:space="preserve">to shoot regrowth </w:t>
      </w:r>
      <w:r w:rsidR="00344353">
        <w:rPr>
          <w:rFonts w:ascii="Times New Roman" w:hAnsi="Times New Roman" w:cs="Times New Roman"/>
          <w:sz w:val="24"/>
        </w:rPr>
        <w:t>(</w:t>
      </w:r>
      <w:proofErr w:type="spellStart"/>
      <w:r w:rsidR="00344353">
        <w:rPr>
          <w:rFonts w:ascii="Times New Roman" w:hAnsi="Times New Roman" w:cs="Times New Roman"/>
          <w:sz w:val="24"/>
        </w:rPr>
        <w:t>Briske</w:t>
      </w:r>
      <w:proofErr w:type="spellEnd"/>
      <w:r w:rsidR="00344353">
        <w:rPr>
          <w:rFonts w:ascii="Times New Roman" w:hAnsi="Times New Roman" w:cs="Times New Roman"/>
          <w:sz w:val="24"/>
        </w:rPr>
        <w:t xml:space="preserve"> and Richards 1995</w:t>
      </w:r>
      <w:del w:id="654" w:author="Lyle" w:date="2020-08-05T11:36:00Z">
        <w:r w:rsidR="00344353" w:rsidDel="00B44D7A">
          <w:rPr>
            <w:rFonts w:ascii="Times New Roman" w:hAnsi="Times New Roman" w:cs="Times New Roman"/>
            <w:sz w:val="24"/>
          </w:rPr>
          <w:delText xml:space="preserve">, </w:delText>
        </w:r>
      </w:del>
      <w:ins w:id="655" w:author="Lyle" w:date="2020-08-05T11:36:00Z">
        <w:r w:rsidR="00B44D7A">
          <w:rPr>
            <w:rFonts w:ascii="Times New Roman" w:hAnsi="Times New Roman" w:cs="Times New Roman"/>
            <w:sz w:val="24"/>
          </w:rPr>
          <w:t xml:space="preserve">; </w:t>
        </w:r>
      </w:ins>
      <w:r w:rsidR="00344353">
        <w:rPr>
          <w:rFonts w:ascii="Times New Roman" w:hAnsi="Times New Roman" w:cs="Times New Roman"/>
          <w:sz w:val="24"/>
        </w:rPr>
        <w:t>Dawson et al. 2000)</w:t>
      </w:r>
      <w:r w:rsidRPr="00EC09DA">
        <w:rPr>
          <w:rFonts w:ascii="Times New Roman" w:eastAsiaTheme="minorHAnsi" w:hAnsi="Times New Roman" w:cs="Times New Roman"/>
          <w:sz w:val="24"/>
          <w:szCs w:val="24"/>
        </w:rPr>
        <w:t xml:space="preserve">. Instead, it appears that cultivars simply vary in root growth potential, but that severe defoliation, especially when applied frequently, overwhelms this variability. </w:t>
      </w:r>
    </w:p>
    <w:p w14:paraId="6F9DC72F" w14:textId="20897BC6" w:rsidR="00130F24" w:rsidRPr="00EC09DA" w:rsidRDefault="00130F24" w:rsidP="00130F24">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 xml:space="preserve">Contrary to </w:t>
      </w:r>
      <w:ins w:id="656" w:author="Lyle" w:date="2020-08-05T14:02:00Z">
        <w:r w:rsidR="00007FEA">
          <w:rPr>
            <w:rFonts w:ascii="Times New Roman" w:eastAsiaTheme="minorHAnsi" w:hAnsi="Times New Roman" w:cs="Times New Roman"/>
            <w:sz w:val="24"/>
            <w:szCs w:val="24"/>
          </w:rPr>
          <w:t xml:space="preserve">our </w:t>
        </w:r>
      </w:ins>
      <w:ins w:id="657" w:author="Lyle" w:date="2020-08-05T16:57:00Z">
        <w:r w:rsidR="008E533B">
          <w:rPr>
            <w:rFonts w:ascii="Times New Roman" w:eastAsiaTheme="minorHAnsi" w:hAnsi="Times New Roman" w:cs="Times New Roman"/>
            <w:sz w:val="24"/>
            <w:szCs w:val="24"/>
          </w:rPr>
          <w:t xml:space="preserve">initial </w:t>
        </w:r>
      </w:ins>
      <w:r w:rsidRPr="00EC09DA">
        <w:rPr>
          <w:rFonts w:ascii="Times New Roman" w:eastAsiaTheme="minorHAnsi" w:hAnsi="Times New Roman" w:cs="Times New Roman"/>
          <w:sz w:val="24"/>
          <w:szCs w:val="24"/>
        </w:rPr>
        <w:t>hypothes</w:t>
      </w:r>
      <w:ins w:id="658" w:author="Madhusudana Idupulapati" w:date="2020-05-07T13:56:00Z">
        <w:r w:rsidR="006C306D">
          <w:rPr>
            <w:rFonts w:ascii="Times New Roman" w:eastAsiaTheme="minorHAnsi" w:hAnsi="Times New Roman" w:cs="Times New Roman"/>
            <w:sz w:val="24"/>
            <w:szCs w:val="24"/>
          </w:rPr>
          <w:t>i</w:t>
        </w:r>
      </w:ins>
      <w:r w:rsidRPr="00EC09DA">
        <w:rPr>
          <w:rFonts w:ascii="Times New Roman" w:eastAsiaTheme="minorHAnsi" w:hAnsi="Times New Roman" w:cs="Times New Roman"/>
          <w:sz w:val="24"/>
          <w:szCs w:val="24"/>
        </w:rPr>
        <w:t>s, our study revealed that shoot and root production are decoupled at fine spatial scales, at least in our experimental plots, with shoot production explaining only 8% of the in-sample variation in root production. By contrast, defoliation treatment and especially cultivar identity appear</w:t>
      </w:r>
      <w:ins w:id="659" w:author="Lyle" w:date="2020-08-05T14:02:00Z">
        <w:r w:rsidR="00007FEA">
          <w:rPr>
            <w:rFonts w:ascii="Times New Roman" w:eastAsiaTheme="minorHAnsi" w:hAnsi="Times New Roman" w:cs="Times New Roman"/>
            <w:sz w:val="24"/>
            <w:szCs w:val="24"/>
          </w:rPr>
          <w:t>ed</w:t>
        </w:r>
      </w:ins>
      <w:r w:rsidRPr="00EC09DA">
        <w:rPr>
          <w:rFonts w:ascii="Times New Roman" w:eastAsiaTheme="minorHAnsi" w:hAnsi="Times New Roman" w:cs="Times New Roman"/>
          <w:sz w:val="24"/>
          <w:szCs w:val="24"/>
        </w:rPr>
        <w:t xml:space="preserve"> to be very important for predicting root production in this system, together accounting for roughly half the observed variance in root production. </w:t>
      </w:r>
      <w:r w:rsidRPr="00EC09DA">
        <w:rPr>
          <w:rFonts w:ascii="Times New Roman" w:eastAsiaTheme="minorHAnsi" w:hAnsi="Times New Roman" w:cs="Times New Roman"/>
          <w:noProof/>
          <w:sz w:val="24"/>
          <w:szCs w:val="24"/>
        </w:rPr>
        <w:t xml:space="preserve">Gill et al. </w:t>
      </w:r>
      <w:r w:rsidR="00833619">
        <w:rPr>
          <w:rFonts w:ascii="Times New Roman" w:eastAsiaTheme="minorHAnsi" w:hAnsi="Times New Roman" w:cs="Times New Roman"/>
          <w:noProof/>
          <w:sz w:val="24"/>
          <w:szCs w:val="24"/>
        </w:rPr>
        <w:t>(2002)</w:t>
      </w:r>
      <w:r w:rsidRPr="00EC09DA">
        <w:rPr>
          <w:rFonts w:ascii="Times New Roman" w:eastAsiaTheme="minorHAnsi" w:hAnsi="Times New Roman" w:cs="Times New Roman"/>
          <w:sz w:val="24"/>
          <w:szCs w:val="24"/>
        </w:rPr>
        <w:t xml:space="preserve"> reported some success in predicting below</w:t>
      </w:r>
      <w:ins w:id="660" w:author="Lyle" w:date="2020-08-05T14:03: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NPP using an algorithm based only on above</w:t>
      </w:r>
      <w:ins w:id="661" w:author="Lyle" w:date="2020-08-05T14:03: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biomass and climate</w:t>
      </w:r>
      <w:ins w:id="662" w:author="Lyle" w:date="2020-08-05T16:58:00Z">
        <w:r w:rsidR="008E533B">
          <w:rPr>
            <w:rFonts w:ascii="Times New Roman" w:eastAsiaTheme="minorHAnsi" w:hAnsi="Times New Roman" w:cs="Times New Roman"/>
            <w:sz w:val="24"/>
            <w:szCs w:val="24"/>
          </w:rPr>
          <w:t>, but</w:t>
        </w:r>
      </w:ins>
      <w:del w:id="663" w:author="Lyle" w:date="2020-08-05T16:58:00Z">
        <w:r w:rsidRPr="00EC09DA" w:rsidDel="008E533B">
          <w:rPr>
            <w:rFonts w:ascii="Times New Roman" w:eastAsiaTheme="minorHAnsi" w:hAnsi="Times New Roman" w:cs="Times New Roman"/>
            <w:sz w:val="24"/>
            <w:szCs w:val="24"/>
          </w:rPr>
          <w:delText>. However,</w:delText>
        </w:r>
      </w:del>
      <w:r w:rsidRPr="00EC09DA">
        <w:rPr>
          <w:rFonts w:ascii="Times New Roman" w:eastAsiaTheme="minorHAnsi" w:hAnsi="Times New Roman" w:cs="Times New Roman"/>
          <w:sz w:val="24"/>
          <w:szCs w:val="24"/>
        </w:rPr>
        <w:t xml:space="preserve"> their model consistently under-predicted root production in more productive sites. Interestingly, we observed a similar severe under</w:t>
      </w:r>
      <w:ins w:id="664" w:author="Lyle" w:date="2020-08-05T14:03: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prediction of root production in our more productive plots. Thus, we caution against using above</w:t>
      </w:r>
      <w:ins w:id="665" w:author="Lyle" w:date="2020-08-05T14:03: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proxies to predict below</w:t>
      </w:r>
      <w:ins w:id="666" w:author="Lyle" w:date="2020-08-05T14:03: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production, even within uniform and homogeneous ecosystems, such as the planted pasture system where we worked. </w:t>
      </w:r>
      <w:r w:rsidRPr="00EC09DA">
        <w:rPr>
          <w:rFonts w:ascii="Times New Roman" w:eastAsiaTheme="minorHAnsi" w:hAnsi="Times New Roman" w:cs="Times New Roman"/>
          <w:sz w:val="24"/>
          <w:szCs w:val="24"/>
        </w:rPr>
        <w:lastRenderedPageBreak/>
        <w:t>Our results suggest that knowledge of grazing management and cultivar identity</w:t>
      </w:r>
      <w:r w:rsidR="00833619">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 addition to species-level variations in composition </w:t>
      </w:r>
      <w:r w:rsidR="00344353">
        <w:rPr>
          <w:rFonts w:ascii="Times New Roman" w:hAnsi="Times New Roman" w:cs="Times New Roman"/>
          <w:sz w:val="24"/>
        </w:rPr>
        <w:t>(</w:t>
      </w:r>
      <w:proofErr w:type="spellStart"/>
      <w:r w:rsidR="00344353">
        <w:rPr>
          <w:rFonts w:ascii="Times New Roman" w:hAnsi="Times New Roman" w:cs="Times New Roman"/>
          <w:sz w:val="24"/>
        </w:rPr>
        <w:t>Steinbeiss</w:t>
      </w:r>
      <w:proofErr w:type="spellEnd"/>
      <w:r w:rsidR="00344353">
        <w:rPr>
          <w:rFonts w:ascii="Times New Roman" w:hAnsi="Times New Roman" w:cs="Times New Roman"/>
          <w:sz w:val="24"/>
        </w:rPr>
        <w:t xml:space="preserve"> et al. 2008</w:t>
      </w:r>
      <w:del w:id="667" w:author="Lyle" w:date="2020-08-05T14:04:00Z">
        <w:r w:rsidR="00344353" w:rsidDel="00007FEA">
          <w:rPr>
            <w:rFonts w:ascii="Times New Roman" w:hAnsi="Times New Roman" w:cs="Times New Roman"/>
            <w:sz w:val="24"/>
          </w:rPr>
          <w:delText xml:space="preserve">, </w:delText>
        </w:r>
      </w:del>
      <w:ins w:id="668" w:author="Lyle" w:date="2020-08-05T14:04:00Z">
        <w:r w:rsidR="00007FEA">
          <w:rPr>
            <w:rFonts w:ascii="Times New Roman" w:hAnsi="Times New Roman" w:cs="Times New Roman"/>
            <w:sz w:val="24"/>
          </w:rPr>
          <w:t xml:space="preserve">; </w:t>
        </w:r>
      </w:ins>
      <w:proofErr w:type="spellStart"/>
      <w:r w:rsidR="00344353">
        <w:rPr>
          <w:rFonts w:ascii="Times New Roman" w:hAnsi="Times New Roman" w:cs="Times New Roman"/>
          <w:sz w:val="24"/>
        </w:rPr>
        <w:t>Tilman</w:t>
      </w:r>
      <w:proofErr w:type="spellEnd"/>
      <w:r w:rsidR="00344353">
        <w:rPr>
          <w:rFonts w:ascii="Times New Roman" w:hAnsi="Times New Roman" w:cs="Times New Roman"/>
          <w:sz w:val="24"/>
        </w:rPr>
        <w:t xml:space="preserve"> et al. 2012)</w:t>
      </w:r>
      <w:r w:rsidR="00833619">
        <w:rPr>
          <w:rFonts w:ascii="Times New Roman" w:hAnsi="Times New Roman" w:cs="Times New Roman"/>
          <w:sz w:val="24"/>
        </w:rPr>
        <w:t>,</w:t>
      </w:r>
      <w:r w:rsidRPr="00EC09DA">
        <w:rPr>
          <w:rFonts w:ascii="Times New Roman" w:eastAsiaTheme="minorHAnsi" w:hAnsi="Times New Roman" w:cs="Times New Roman"/>
          <w:sz w:val="24"/>
          <w:szCs w:val="24"/>
        </w:rPr>
        <w:t xml:space="preserve"> are critical for generating accurate predictions of BNPP.  Moreover, half of the variance in below</w:t>
      </w:r>
      <w:ins w:id="669" w:author="Lyle" w:date="2020-08-05T14:04: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production was unexplained, even in our best model, suggesting significant spatial heterogeneity in root system productivity that should be </w:t>
      </w:r>
      <w:del w:id="670" w:author="Lyle" w:date="2020-08-05T14:04:00Z">
        <w:r w:rsidRPr="00EC09DA" w:rsidDel="00007FEA">
          <w:rPr>
            <w:rFonts w:ascii="Times New Roman" w:eastAsiaTheme="minorHAnsi" w:hAnsi="Times New Roman" w:cs="Times New Roman"/>
            <w:sz w:val="24"/>
            <w:szCs w:val="24"/>
          </w:rPr>
          <w:delText xml:space="preserve">further </w:delText>
        </w:r>
      </w:del>
      <w:r w:rsidRPr="00EC09DA">
        <w:rPr>
          <w:rFonts w:ascii="Times New Roman" w:eastAsiaTheme="minorHAnsi" w:hAnsi="Times New Roman" w:cs="Times New Roman"/>
          <w:sz w:val="24"/>
          <w:szCs w:val="24"/>
        </w:rPr>
        <w:t>investigated</w:t>
      </w:r>
      <w:ins w:id="671" w:author="Lyle" w:date="2020-08-05T14:04:00Z">
        <w:r w:rsidR="00007FEA" w:rsidRPr="00007FEA">
          <w:rPr>
            <w:rFonts w:ascii="Times New Roman" w:eastAsiaTheme="minorHAnsi" w:hAnsi="Times New Roman" w:cs="Times New Roman"/>
            <w:sz w:val="24"/>
            <w:szCs w:val="24"/>
          </w:rPr>
          <w:t xml:space="preserve"> </w:t>
        </w:r>
        <w:r w:rsidR="00007FEA" w:rsidRPr="00EC09DA">
          <w:rPr>
            <w:rFonts w:ascii="Times New Roman" w:eastAsiaTheme="minorHAnsi" w:hAnsi="Times New Roman" w:cs="Times New Roman"/>
            <w:sz w:val="24"/>
            <w:szCs w:val="24"/>
          </w:rPr>
          <w:t>further</w:t>
        </w:r>
      </w:ins>
      <w:r w:rsidRPr="00EC09DA">
        <w:rPr>
          <w:rFonts w:ascii="Times New Roman" w:eastAsiaTheme="minorHAnsi" w:hAnsi="Times New Roman" w:cs="Times New Roman"/>
          <w:sz w:val="24"/>
          <w:szCs w:val="24"/>
        </w:rPr>
        <w:t xml:space="preserve">. Given recent calls highlighting the importance of plant roots </w:t>
      </w:r>
      <w:ins w:id="672" w:author="Lyle" w:date="2020-08-05T17:00:00Z">
        <w:r w:rsidR="008E533B">
          <w:rPr>
            <w:rFonts w:ascii="Times New Roman" w:eastAsiaTheme="minorHAnsi" w:hAnsi="Times New Roman" w:cs="Times New Roman"/>
            <w:sz w:val="24"/>
            <w:szCs w:val="24"/>
          </w:rPr>
          <w:t xml:space="preserve">and their production </w:t>
        </w:r>
      </w:ins>
      <w:del w:id="673" w:author="Lyle" w:date="2020-08-05T17:01:00Z">
        <w:r w:rsidRPr="00EC09DA" w:rsidDel="008E533B">
          <w:rPr>
            <w:rFonts w:ascii="Times New Roman" w:eastAsiaTheme="minorHAnsi" w:hAnsi="Times New Roman" w:cs="Times New Roman"/>
            <w:sz w:val="24"/>
            <w:szCs w:val="24"/>
          </w:rPr>
          <w:delText xml:space="preserve">to </w:delText>
        </w:r>
      </w:del>
      <w:ins w:id="674" w:author="Lyle" w:date="2020-08-05T17:01:00Z">
        <w:r w:rsidR="008E533B">
          <w:rPr>
            <w:rFonts w:ascii="Times New Roman" w:eastAsiaTheme="minorHAnsi" w:hAnsi="Times New Roman" w:cs="Times New Roman"/>
            <w:sz w:val="24"/>
            <w:szCs w:val="24"/>
          </w:rPr>
          <w:t>in achieving</w:t>
        </w:r>
        <w:r w:rsidR="008E533B"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t>future progress in biogeochemical modeling and the quest to find reliable, scalable above</w:t>
      </w:r>
      <w:ins w:id="675" w:author="Lyle" w:date="2020-08-05T14:05: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proxies to </w:t>
      </w:r>
      <w:del w:id="676" w:author="Lyle" w:date="2020-08-05T14:05:00Z">
        <w:r w:rsidRPr="00EC09DA" w:rsidDel="00007FEA">
          <w:rPr>
            <w:rFonts w:ascii="Times New Roman" w:eastAsiaTheme="minorHAnsi" w:hAnsi="Times New Roman" w:cs="Times New Roman"/>
            <w:sz w:val="24"/>
            <w:szCs w:val="24"/>
          </w:rPr>
          <w:delText xml:space="preserve">indirectly </w:delText>
        </w:r>
      </w:del>
      <w:r w:rsidRPr="00EC09DA">
        <w:rPr>
          <w:rFonts w:ascii="Times New Roman" w:eastAsiaTheme="minorHAnsi" w:hAnsi="Times New Roman" w:cs="Times New Roman"/>
          <w:sz w:val="24"/>
          <w:szCs w:val="24"/>
        </w:rPr>
        <w:t>infer root processes</w:t>
      </w:r>
      <w:ins w:id="677" w:author="Lyle" w:date="2020-08-05T14:05:00Z">
        <w:r w:rsidR="00007FEA" w:rsidRPr="00007FEA">
          <w:rPr>
            <w:rFonts w:ascii="Times New Roman" w:eastAsiaTheme="minorHAnsi" w:hAnsi="Times New Roman" w:cs="Times New Roman"/>
            <w:sz w:val="24"/>
            <w:szCs w:val="24"/>
          </w:rPr>
          <w:t xml:space="preserve"> </w:t>
        </w:r>
        <w:r w:rsidR="00007FEA" w:rsidRPr="00EC09DA">
          <w:rPr>
            <w:rFonts w:ascii="Times New Roman" w:eastAsiaTheme="minorHAnsi" w:hAnsi="Times New Roman" w:cs="Times New Roman"/>
            <w:sz w:val="24"/>
            <w:szCs w:val="24"/>
          </w:rPr>
          <w:t>indirectly</w:t>
        </w:r>
      </w:ins>
      <w:r w:rsidRPr="00EC09DA">
        <w:rPr>
          <w:rFonts w:ascii="Times New Roman" w:eastAsiaTheme="minorHAnsi" w:hAnsi="Times New Roman" w:cs="Times New Roman"/>
          <w:sz w:val="24"/>
          <w:szCs w:val="24"/>
        </w:rPr>
        <w:t xml:space="preserve"> </w:t>
      </w:r>
      <w:r w:rsidR="00344353">
        <w:rPr>
          <w:rFonts w:ascii="Times New Roman" w:hAnsi="Times New Roman" w:cs="Times New Roman"/>
          <w:sz w:val="24"/>
        </w:rPr>
        <w:t>(</w:t>
      </w:r>
      <w:proofErr w:type="spellStart"/>
      <w:r w:rsidR="00344353">
        <w:rPr>
          <w:rFonts w:ascii="Times New Roman" w:hAnsi="Times New Roman" w:cs="Times New Roman"/>
          <w:sz w:val="24"/>
        </w:rPr>
        <w:t>Iversen</w:t>
      </w:r>
      <w:proofErr w:type="spellEnd"/>
      <w:r w:rsidR="00344353">
        <w:rPr>
          <w:rFonts w:ascii="Times New Roman" w:hAnsi="Times New Roman" w:cs="Times New Roman"/>
          <w:sz w:val="24"/>
        </w:rPr>
        <w:t xml:space="preserve"> et al. 2017</w:t>
      </w:r>
      <w:del w:id="678" w:author="Lyle" w:date="2020-08-05T14:05:00Z">
        <w:r w:rsidR="00344353" w:rsidDel="00007FEA">
          <w:rPr>
            <w:rFonts w:ascii="Times New Roman" w:hAnsi="Times New Roman" w:cs="Times New Roman"/>
            <w:sz w:val="24"/>
          </w:rPr>
          <w:delText xml:space="preserve">, </w:delText>
        </w:r>
      </w:del>
      <w:ins w:id="679" w:author="Lyle" w:date="2020-08-05T14:05:00Z">
        <w:r w:rsidR="00007FEA">
          <w:rPr>
            <w:rFonts w:ascii="Times New Roman" w:hAnsi="Times New Roman" w:cs="Times New Roman"/>
            <w:sz w:val="24"/>
          </w:rPr>
          <w:t xml:space="preserve">; </w:t>
        </w:r>
      </w:ins>
      <w:r w:rsidR="00344353">
        <w:rPr>
          <w:rFonts w:ascii="Times New Roman" w:hAnsi="Times New Roman" w:cs="Times New Roman"/>
          <w:sz w:val="24"/>
        </w:rPr>
        <w:t>Malhotra et al. 2018)</w:t>
      </w:r>
      <w:r w:rsidRPr="00EC09DA">
        <w:rPr>
          <w:rFonts w:ascii="Times New Roman" w:eastAsiaTheme="minorHAnsi" w:hAnsi="Times New Roman" w:cs="Times New Roman"/>
          <w:sz w:val="24"/>
          <w:szCs w:val="24"/>
        </w:rPr>
        <w:t xml:space="preserve">, our results are a sobering reminder of the challenges inherent to linking </w:t>
      </w:r>
      <w:ins w:id="680" w:author="Lyle" w:date="2020-08-05T14:06:00Z">
        <w:r w:rsidR="00007FEA" w:rsidRPr="00EC09DA">
          <w:rPr>
            <w:rFonts w:ascii="Times New Roman" w:eastAsiaTheme="minorHAnsi" w:hAnsi="Times New Roman" w:cs="Times New Roman"/>
            <w:sz w:val="24"/>
            <w:szCs w:val="24"/>
          </w:rPr>
          <w:t>above</w:t>
        </w:r>
        <w:r w:rsidR="00007FEA">
          <w:rPr>
            <w:rFonts w:ascii="Times New Roman" w:eastAsiaTheme="minorHAnsi" w:hAnsi="Times New Roman" w:cs="Times New Roman"/>
            <w:sz w:val="24"/>
            <w:szCs w:val="24"/>
          </w:rPr>
          <w:t>-</w:t>
        </w:r>
        <w:r w:rsidR="00007FEA" w:rsidRPr="00EC09DA">
          <w:rPr>
            <w:rFonts w:ascii="Times New Roman" w:eastAsiaTheme="minorHAnsi" w:hAnsi="Times New Roman" w:cs="Times New Roman"/>
            <w:sz w:val="24"/>
            <w:szCs w:val="24"/>
          </w:rPr>
          <w:t xml:space="preserve"> and below</w:t>
        </w:r>
        <w:r w:rsidR="00007FEA">
          <w:rPr>
            <w:rFonts w:ascii="Times New Roman" w:eastAsiaTheme="minorHAnsi" w:hAnsi="Times New Roman" w:cs="Times New Roman"/>
            <w:sz w:val="24"/>
            <w:szCs w:val="24"/>
          </w:rPr>
          <w:t>-</w:t>
        </w:r>
        <w:r w:rsidR="00007FEA" w:rsidRPr="00EC09DA">
          <w:rPr>
            <w:rFonts w:ascii="Times New Roman" w:eastAsiaTheme="minorHAnsi" w:hAnsi="Times New Roman" w:cs="Times New Roman"/>
            <w:sz w:val="24"/>
            <w:szCs w:val="24"/>
          </w:rPr>
          <w:t xml:space="preserve">ground </w:t>
        </w:r>
      </w:ins>
      <w:r w:rsidRPr="00EC09DA">
        <w:rPr>
          <w:rFonts w:ascii="Times New Roman" w:eastAsiaTheme="minorHAnsi" w:hAnsi="Times New Roman" w:cs="Times New Roman"/>
          <w:sz w:val="24"/>
          <w:szCs w:val="24"/>
        </w:rPr>
        <w:t>production</w:t>
      </w:r>
      <w:del w:id="681" w:author="Lyle" w:date="2020-08-05T14:05:00Z">
        <w:r w:rsidRPr="00EC09DA" w:rsidDel="00007FEA">
          <w:rPr>
            <w:rFonts w:ascii="Times New Roman" w:eastAsiaTheme="minorHAnsi" w:hAnsi="Times New Roman" w:cs="Times New Roman"/>
            <w:sz w:val="24"/>
            <w:szCs w:val="24"/>
          </w:rPr>
          <w:delText xml:space="preserve"> above and belowground</w:delText>
        </w:r>
      </w:del>
      <w:r w:rsidRPr="00EC09DA">
        <w:rPr>
          <w:rFonts w:ascii="Times New Roman" w:eastAsiaTheme="minorHAnsi" w:hAnsi="Times New Roman" w:cs="Times New Roman"/>
          <w:sz w:val="24"/>
          <w:szCs w:val="24"/>
        </w:rPr>
        <w:t>. Accordingly, we suggest that a high priority for future research is to study below</w:t>
      </w:r>
      <w:ins w:id="682" w:author="Lyle" w:date="2020-08-05T14:06: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root-rhizosphere processes using spatially-explicit sampling protocols designed to maximize insight into heterogeneity at various spatial and temporal scales. </w:t>
      </w:r>
    </w:p>
    <w:p w14:paraId="679793EB" w14:textId="5B7D2B2D" w:rsidR="00130F24" w:rsidRPr="00EC09DA" w:rsidRDefault="00130F24" w:rsidP="00130F24">
      <w:pPr>
        <w:pStyle w:val="Normal1"/>
        <w:spacing w:line="480" w:lineRule="auto"/>
        <w:ind w:firstLine="720"/>
        <w:contextualSpacing w:val="0"/>
        <w:rPr>
          <w:rFonts w:ascii="Times New Roman" w:hAnsi="Times New Roman" w:cs="Times New Roman"/>
          <w:b/>
          <w:sz w:val="24"/>
          <w:szCs w:val="24"/>
        </w:rPr>
      </w:pPr>
      <w:del w:id="683" w:author="Lyle" w:date="2020-08-05T17:02:00Z">
        <w:r w:rsidRPr="00EC09DA" w:rsidDel="008E533B">
          <w:rPr>
            <w:rFonts w:ascii="Times New Roman" w:eastAsiaTheme="minorHAnsi" w:hAnsi="Times New Roman" w:cs="Times New Roman"/>
            <w:sz w:val="24"/>
            <w:szCs w:val="24"/>
          </w:rPr>
          <w:delText>At the</w:delText>
        </w:r>
      </w:del>
      <w:ins w:id="684" w:author="Lyle" w:date="2020-08-05T17:02:00Z">
        <w:r w:rsidR="008E533B">
          <w:rPr>
            <w:rFonts w:ascii="Times New Roman" w:eastAsiaTheme="minorHAnsi" w:hAnsi="Times New Roman" w:cs="Times New Roman"/>
            <w:sz w:val="24"/>
            <w:szCs w:val="24"/>
          </w:rPr>
          <w:t>On a</w:t>
        </w:r>
      </w:ins>
      <w:r w:rsidRPr="00EC09DA">
        <w:rPr>
          <w:rFonts w:ascii="Times New Roman" w:eastAsiaTheme="minorHAnsi" w:hAnsi="Times New Roman" w:cs="Times New Roman"/>
          <w:sz w:val="24"/>
          <w:szCs w:val="24"/>
        </w:rPr>
        <w:t xml:space="preserve"> large scale, McNaughton</w:t>
      </w:r>
      <w:r w:rsidR="00833619">
        <w:rPr>
          <w:rFonts w:ascii="Times New Roman" w:eastAsiaTheme="minorHAnsi" w:hAnsi="Times New Roman" w:cs="Times New Roman"/>
          <w:sz w:val="24"/>
          <w:szCs w:val="24"/>
        </w:rPr>
        <w:t xml:space="preserve"> et al.</w:t>
      </w:r>
      <w:r w:rsidRPr="00EC09DA">
        <w:rPr>
          <w:rFonts w:ascii="Times New Roman" w:eastAsiaTheme="minorHAnsi" w:hAnsi="Times New Roman" w:cs="Times New Roman"/>
          <w:sz w:val="24"/>
          <w:szCs w:val="24"/>
        </w:rPr>
        <w:t xml:space="preserve"> (1998)</w:t>
      </w:r>
      <w:r w:rsidR="00FE6313" w:rsidRPr="00EC09D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found that grazing intensity </w:t>
      </w:r>
      <w:del w:id="685" w:author="Lyle" w:date="2020-08-05T14:06:00Z">
        <w:r w:rsidRPr="00EC09DA" w:rsidDel="00007FEA">
          <w:rPr>
            <w:rFonts w:ascii="Times New Roman" w:eastAsiaTheme="minorHAnsi" w:hAnsi="Times New Roman" w:cs="Times New Roman"/>
            <w:sz w:val="24"/>
            <w:szCs w:val="24"/>
          </w:rPr>
          <w:delText xml:space="preserve">is </w:delText>
        </w:r>
      </w:del>
      <w:ins w:id="686" w:author="Lyle" w:date="2020-08-05T14:06:00Z">
        <w:r w:rsidR="00007FEA">
          <w:rPr>
            <w:rFonts w:ascii="Times New Roman" w:eastAsiaTheme="minorHAnsi" w:hAnsi="Times New Roman" w:cs="Times New Roman"/>
            <w:sz w:val="24"/>
            <w:szCs w:val="24"/>
          </w:rPr>
          <w:t>wa</w:t>
        </w:r>
        <w:r w:rsidR="00007FEA" w:rsidRPr="00EC09DA">
          <w:rPr>
            <w:rFonts w:ascii="Times New Roman" w:eastAsiaTheme="minorHAnsi" w:hAnsi="Times New Roman" w:cs="Times New Roman"/>
            <w:sz w:val="24"/>
            <w:szCs w:val="24"/>
          </w:rPr>
          <w:t xml:space="preserve">s </w:t>
        </w:r>
      </w:ins>
      <w:r w:rsidRPr="00EC09DA">
        <w:rPr>
          <w:rFonts w:ascii="Times New Roman" w:eastAsiaTheme="minorHAnsi" w:hAnsi="Times New Roman" w:cs="Times New Roman"/>
          <w:sz w:val="24"/>
          <w:szCs w:val="24"/>
        </w:rPr>
        <w:t xml:space="preserve">uncorrelated with standing root biomass or productivity in the Serengeti. However, in speciose natural grasslands plant diversity may confer a stabilizing influence on root production </w:t>
      </w:r>
      <w:r w:rsidR="00344353">
        <w:rPr>
          <w:rFonts w:ascii="Times New Roman" w:hAnsi="Times New Roman" w:cs="Times New Roman"/>
          <w:sz w:val="24"/>
        </w:rPr>
        <w:t>(</w:t>
      </w:r>
      <w:proofErr w:type="spellStart"/>
      <w:r w:rsidR="00344353">
        <w:rPr>
          <w:rFonts w:ascii="Times New Roman" w:hAnsi="Times New Roman" w:cs="Times New Roman"/>
          <w:sz w:val="24"/>
        </w:rPr>
        <w:t>Fornara</w:t>
      </w:r>
      <w:proofErr w:type="spellEnd"/>
      <w:r w:rsidR="00344353">
        <w:rPr>
          <w:rFonts w:ascii="Times New Roman" w:hAnsi="Times New Roman" w:cs="Times New Roman"/>
          <w:sz w:val="24"/>
        </w:rPr>
        <w:t xml:space="preserve"> et al. 2009</w:t>
      </w:r>
      <w:del w:id="687" w:author="Lyle" w:date="2020-08-05T14:07:00Z">
        <w:r w:rsidR="00344353" w:rsidDel="00007FEA">
          <w:rPr>
            <w:rFonts w:ascii="Times New Roman" w:hAnsi="Times New Roman" w:cs="Times New Roman"/>
            <w:sz w:val="24"/>
          </w:rPr>
          <w:delText xml:space="preserve">, </w:delText>
        </w:r>
      </w:del>
      <w:ins w:id="688" w:author="Lyle" w:date="2020-08-05T14:07:00Z">
        <w:r w:rsidR="00007FEA">
          <w:rPr>
            <w:rFonts w:ascii="Times New Roman" w:hAnsi="Times New Roman" w:cs="Times New Roman"/>
            <w:sz w:val="24"/>
          </w:rPr>
          <w:t xml:space="preserve">; </w:t>
        </w:r>
      </w:ins>
      <w:proofErr w:type="spellStart"/>
      <w:r w:rsidR="00344353">
        <w:rPr>
          <w:rFonts w:ascii="Times New Roman" w:hAnsi="Times New Roman" w:cs="Times New Roman"/>
          <w:sz w:val="24"/>
        </w:rPr>
        <w:t>Tilman</w:t>
      </w:r>
      <w:proofErr w:type="spellEnd"/>
      <w:r w:rsidR="00344353">
        <w:rPr>
          <w:rFonts w:ascii="Times New Roman" w:hAnsi="Times New Roman" w:cs="Times New Roman"/>
          <w:sz w:val="24"/>
        </w:rPr>
        <w:t xml:space="preserve"> et al. 2012)</w:t>
      </w:r>
      <w:r w:rsidRPr="00EC09DA">
        <w:rPr>
          <w:rFonts w:ascii="Times New Roman" w:eastAsiaTheme="minorHAnsi" w:hAnsi="Times New Roman" w:cs="Times New Roman"/>
          <w:sz w:val="24"/>
          <w:szCs w:val="24"/>
        </w:rPr>
        <w:t xml:space="preserve">. By contrast, monoculture pasture systems may respond more like </w:t>
      </w:r>
      <w:proofErr w:type="spellStart"/>
      <w:r w:rsidRPr="00EC09DA">
        <w:rPr>
          <w:rFonts w:ascii="Times New Roman" w:eastAsiaTheme="minorHAnsi" w:hAnsi="Times New Roman" w:cs="Times New Roman"/>
          <w:sz w:val="24"/>
          <w:szCs w:val="24"/>
        </w:rPr>
        <w:t>mesocosm</w:t>
      </w:r>
      <w:proofErr w:type="spellEnd"/>
      <w:r w:rsidRPr="00EC09DA">
        <w:rPr>
          <w:rFonts w:ascii="Times New Roman" w:eastAsiaTheme="minorHAnsi" w:hAnsi="Times New Roman" w:cs="Times New Roman"/>
          <w:sz w:val="24"/>
          <w:szCs w:val="24"/>
        </w:rPr>
        <w:t xml:space="preserve"> systems</w:t>
      </w:r>
      <w:ins w:id="689" w:author="Lyle" w:date="2020-08-05T14:07: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where high defoliation intensity is associated with reduced root biomass </w:t>
      </w:r>
      <w:r w:rsidR="00344353">
        <w:rPr>
          <w:rFonts w:ascii="Times New Roman" w:hAnsi="Times New Roman" w:cs="Times New Roman"/>
          <w:sz w:val="24"/>
        </w:rPr>
        <w:t>(</w:t>
      </w:r>
      <w:proofErr w:type="spellStart"/>
      <w:r w:rsidR="00344353">
        <w:rPr>
          <w:rFonts w:ascii="Times New Roman" w:hAnsi="Times New Roman" w:cs="Times New Roman"/>
          <w:sz w:val="24"/>
        </w:rPr>
        <w:t>Bardgett</w:t>
      </w:r>
      <w:proofErr w:type="spellEnd"/>
      <w:r w:rsidR="00344353">
        <w:rPr>
          <w:rFonts w:ascii="Times New Roman" w:hAnsi="Times New Roman" w:cs="Times New Roman"/>
          <w:sz w:val="24"/>
        </w:rPr>
        <w:t xml:space="preserve"> et al. 1998)</w:t>
      </w:r>
      <w:r w:rsidRPr="00EC09DA">
        <w:rPr>
          <w:rFonts w:ascii="Times New Roman" w:eastAsiaTheme="minorHAnsi" w:hAnsi="Times New Roman" w:cs="Times New Roman"/>
          <w:sz w:val="24"/>
          <w:szCs w:val="24"/>
        </w:rPr>
        <w:t xml:space="preserve">. Moreover, since a large proportion of </w:t>
      </w:r>
      <w:commentRangeStart w:id="690"/>
      <w:r w:rsidRPr="00EC09DA">
        <w:rPr>
          <w:rFonts w:ascii="Times New Roman" w:eastAsiaTheme="minorHAnsi" w:hAnsi="Times New Roman" w:cs="Times New Roman"/>
          <w:sz w:val="24"/>
          <w:szCs w:val="24"/>
        </w:rPr>
        <w:t>managed</w:t>
      </w:r>
      <w:commentRangeEnd w:id="690"/>
      <w:r w:rsidR="00DA4DEF">
        <w:rPr>
          <w:rStyle w:val="CommentReference"/>
          <w:rFonts w:asciiTheme="minorHAnsi" w:eastAsiaTheme="minorHAnsi" w:hAnsiTheme="minorHAnsi" w:cstheme="minorBidi"/>
        </w:rPr>
        <w:commentReference w:id="690"/>
      </w:r>
      <w:r w:rsidRPr="00EC09DA">
        <w:rPr>
          <w:rFonts w:ascii="Times New Roman" w:eastAsiaTheme="minorHAnsi" w:hAnsi="Times New Roman" w:cs="Times New Roman"/>
          <w:sz w:val="24"/>
          <w:szCs w:val="24"/>
        </w:rPr>
        <w:t xml:space="preserve"> grasslands are dominated by single species, variation in root production among cultivars may represent an especially important component of diversity. Grazing management may need to be matched to cultivar-level characteristics to optimize both forage and root production, and establishment of planted pastures with multiple cultivars or genotypes may be a viable, yet under</w:t>
      </w:r>
      <w:ins w:id="691" w:author="Lyle" w:date="2020-08-05T14:08: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appreciated, strategy for enhancing functional diversity. For instance, combining upright and </w:t>
      </w:r>
      <w:del w:id="692" w:author="Lyle" w:date="2020-08-05T14:08:00Z">
        <w:r w:rsidRPr="00EC09DA" w:rsidDel="00007FEA">
          <w:rPr>
            <w:rFonts w:ascii="Times New Roman" w:eastAsiaTheme="minorHAnsi" w:hAnsi="Times New Roman" w:cs="Times New Roman"/>
            <w:sz w:val="24"/>
            <w:szCs w:val="24"/>
          </w:rPr>
          <w:delText xml:space="preserve">decumbent </w:delText>
        </w:r>
      </w:del>
      <w:ins w:id="693" w:author="Lyle" w:date="2020-08-05T14:08:00Z">
        <w:r w:rsidR="00007FEA">
          <w:rPr>
            <w:rFonts w:ascii="Times New Roman" w:eastAsiaTheme="minorHAnsi" w:hAnsi="Times New Roman" w:cs="Times New Roman"/>
            <w:sz w:val="24"/>
            <w:szCs w:val="24"/>
          </w:rPr>
          <w:t>prostrate</w:t>
        </w:r>
        <w:r w:rsidR="00007FEA" w:rsidRPr="00EC09DA">
          <w:rPr>
            <w:rFonts w:ascii="Times New Roman" w:eastAsiaTheme="minorHAnsi" w:hAnsi="Times New Roman" w:cs="Times New Roman"/>
            <w:sz w:val="24"/>
            <w:szCs w:val="24"/>
          </w:rPr>
          <w:t xml:space="preserve"> </w:t>
        </w:r>
      </w:ins>
      <w:r w:rsidRPr="00EC09DA">
        <w:rPr>
          <w:rFonts w:ascii="Times New Roman" w:eastAsiaTheme="minorHAnsi" w:hAnsi="Times New Roman" w:cs="Times New Roman"/>
          <w:sz w:val="24"/>
          <w:szCs w:val="24"/>
        </w:rPr>
        <w:lastRenderedPageBreak/>
        <w:t>cultivars may introduce beneficial genotypic diversity that could maximize utilization of both above</w:t>
      </w:r>
      <w:ins w:id="694" w:author="Lyle" w:date="2020-08-05T14:08: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 and below</w:t>
      </w:r>
      <w:ins w:id="695" w:author="Lyle" w:date="2020-08-05T14:08: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 xml:space="preserve">ground resources via niche complementarity </w:t>
      </w:r>
      <w:r w:rsidR="00344353">
        <w:rPr>
          <w:rFonts w:ascii="Times New Roman" w:hAnsi="Times New Roman" w:cs="Times New Roman"/>
          <w:sz w:val="24"/>
        </w:rPr>
        <w:t>(Avolio et al. 2011</w:t>
      </w:r>
      <w:del w:id="696" w:author="Lyle" w:date="2020-08-05T14:08:00Z">
        <w:r w:rsidR="00344353" w:rsidDel="00007FEA">
          <w:rPr>
            <w:rFonts w:ascii="Times New Roman" w:hAnsi="Times New Roman" w:cs="Times New Roman"/>
            <w:sz w:val="24"/>
          </w:rPr>
          <w:delText xml:space="preserve">, </w:delText>
        </w:r>
      </w:del>
      <w:ins w:id="697" w:author="Lyle" w:date="2020-08-05T14:08:00Z">
        <w:r w:rsidR="00007FEA">
          <w:rPr>
            <w:rFonts w:ascii="Times New Roman" w:hAnsi="Times New Roman" w:cs="Times New Roman"/>
            <w:sz w:val="24"/>
          </w:rPr>
          <w:t xml:space="preserve">; </w:t>
        </w:r>
      </w:ins>
      <w:r w:rsidR="00344353">
        <w:rPr>
          <w:rFonts w:ascii="Times New Roman" w:hAnsi="Times New Roman" w:cs="Times New Roman"/>
          <w:sz w:val="24"/>
        </w:rPr>
        <w:t>Chang and Smith 2014)</w:t>
      </w:r>
      <w:r w:rsidRPr="00EC09DA">
        <w:rPr>
          <w:rFonts w:ascii="Times New Roman" w:eastAsiaTheme="minorHAnsi" w:hAnsi="Times New Roman" w:cs="Times New Roman"/>
          <w:sz w:val="24"/>
          <w:szCs w:val="24"/>
        </w:rPr>
        <w:t xml:space="preserve">. Additionally, cultivar-level variability suggests the potential for </w:t>
      </w:r>
      <w:commentRangeStart w:id="698"/>
      <w:r w:rsidRPr="00EC09DA">
        <w:rPr>
          <w:rFonts w:ascii="Times New Roman" w:eastAsiaTheme="minorHAnsi" w:hAnsi="Times New Roman" w:cs="Times New Roman"/>
          <w:sz w:val="24"/>
          <w:szCs w:val="24"/>
        </w:rPr>
        <w:t>ecologists</w:t>
      </w:r>
      <w:commentRangeEnd w:id="698"/>
      <w:r w:rsidR="00007FEA">
        <w:rPr>
          <w:rStyle w:val="CommentReference"/>
          <w:rFonts w:asciiTheme="minorHAnsi" w:eastAsiaTheme="minorHAnsi" w:hAnsiTheme="minorHAnsi" w:cstheme="minorBidi"/>
        </w:rPr>
        <w:commentReference w:id="698"/>
      </w:r>
      <w:r w:rsidRPr="00EC09DA">
        <w:rPr>
          <w:rFonts w:ascii="Times New Roman" w:eastAsiaTheme="minorHAnsi" w:hAnsi="Times New Roman" w:cs="Times New Roman"/>
          <w:sz w:val="24"/>
          <w:szCs w:val="24"/>
        </w:rPr>
        <w:t xml:space="preserve"> to collaborate with plant breeders to improve the sustainability of grassland agroecosystems by development of improved forage cultivars selected for superior below</w:t>
      </w:r>
      <w:ins w:id="699" w:author="Lyle" w:date="2020-08-05T14:09:00Z">
        <w:r w:rsidR="00007FEA">
          <w:rPr>
            <w:rFonts w:ascii="Times New Roman" w:eastAsiaTheme="minorHAnsi" w:hAnsi="Times New Roman" w:cs="Times New Roman"/>
            <w:sz w:val="24"/>
            <w:szCs w:val="24"/>
          </w:rPr>
          <w:t>-</w:t>
        </w:r>
      </w:ins>
      <w:r w:rsidRPr="00EC09DA">
        <w:rPr>
          <w:rFonts w:ascii="Times New Roman" w:eastAsiaTheme="minorHAnsi" w:hAnsi="Times New Roman" w:cs="Times New Roman"/>
          <w:sz w:val="24"/>
          <w:szCs w:val="24"/>
        </w:rPr>
        <w:t>ground traits.</w:t>
      </w:r>
      <w:bookmarkEnd w:id="594"/>
    </w:p>
    <w:p w14:paraId="5B628FD5" w14:textId="4D22A988" w:rsidR="00130F24" w:rsidRDefault="00130F24" w:rsidP="00130F24">
      <w:pPr>
        <w:spacing w:line="480" w:lineRule="auto"/>
        <w:ind w:firstLine="720"/>
        <w:rPr>
          <w:ins w:id="700" w:author="Lyle" w:date="2020-08-06T08:51:00Z"/>
          <w:rFonts w:ascii="Times New Roman" w:hAnsi="Times New Roman" w:cs="Times New Roman"/>
          <w:sz w:val="24"/>
          <w:szCs w:val="24"/>
        </w:rPr>
      </w:pPr>
      <w:r w:rsidRPr="00EC09DA">
        <w:rPr>
          <w:rFonts w:ascii="Times New Roman" w:hAnsi="Times New Roman" w:cs="Times New Roman"/>
          <w:sz w:val="24"/>
          <w:szCs w:val="24"/>
        </w:rPr>
        <w:t>Overall, our results suggest that intermittent severe defoliation can elicit much greater shoot growth, but have neutral or negative effects on root production. It is possible that a more moderate defoliation intensity than we tested would have led to similar stimulation of above</w:t>
      </w:r>
      <w:ins w:id="701" w:author="Lyle" w:date="2020-08-05T14:10:00Z">
        <w:r w:rsidR="00007FEA">
          <w:rPr>
            <w:rFonts w:ascii="Times New Roman" w:hAnsi="Times New Roman" w:cs="Times New Roman"/>
            <w:sz w:val="24"/>
            <w:szCs w:val="24"/>
          </w:rPr>
          <w:t>-</w:t>
        </w:r>
      </w:ins>
      <w:r w:rsidRPr="00EC09DA">
        <w:rPr>
          <w:rFonts w:ascii="Times New Roman" w:hAnsi="Times New Roman" w:cs="Times New Roman"/>
          <w:sz w:val="24"/>
          <w:szCs w:val="24"/>
        </w:rPr>
        <w:t>ground compensation without the negative consequence</w:t>
      </w:r>
      <w:ins w:id="702" w:author="Lyle" w:date="2020-08-05T14:10:00Z">
        <w:r w:rsidR="00007FEA">
          <w:rPr>
            <w:rFonts w:ascii="Times New Roman" w:hAnsi="Times New Roman" w:cs="Times New Roman"/>
            <w:sz w:val="24"/>
            <w:szCs w:val="24"/>
          </w:rPr>
          <w:t>s</w:t>
        </w:r>
      </w:ins>
      <w:r w:rsidRPr="00EC09DA">
        <w:rPr>
          <w:rFonts w:ascii="Times New Roman" w:hAnsi="Times New Roman" w:cs="Times New Roman"/>
          <w:sz w:val="24"/>
          <w:szCs w:val="24"/>
        </w:rPr>
        <w:t xml:space="preserve"> for root production, a possibility our study was not designed to test. Neither did our study consider impacts of defoliation on rhizome biomass, but we </w:t>
      </w:r>
      <w:del w:id="703" w:author="Lyle" w:date="2020-08-05T14:11:00Z">
        <w:r w:rsidRPr="00EC09DA" w:rsidDel="00007FEA">
          <w:rPr>
            <w:rFonts w:ascii="Times New Roman" w:hAnsi="Times New Roman" w:cs="Times New Roman"/>
            <w:sz w:val="24"/>
            <w:szCs w:val="24"/>
          </w:rPr>
          <w:delText xml:space="preserve">note </w:delText>
        </w:r>
      </w:del>
      <w:ins w:id="704" w:author="Lyle" w:date="2020-08-05T14:11:00Z">
        <w:r w:rsidR="00007FEA">
          <w:rPr>
            <w:rFonts w:ascii="Times New Roman" w:hAnsi="Times New Roman" w:cs="Times New Roman"/>
            <w:sz w:val="24"/>
            <w:szCs w:val="24"/>
          </w:rPr>
          <w:t>stress</w:t>
        </w:r>
        <w:r w:rsidR="00007FEA"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that our intent was to focus on </w:t>
      </w:r>
      <w:commentRangeStart w:id="705"/>
      <w:r w:rsidRPr="00EC09DA">
        <w:rPr>
          <w:rFonts w:ascii="Times New Roman" w:hAnsi="Times New Roman" w:cs="Times New Roman"/>
          <w:sz w:val="24"/>
          <w:szCs w:val="24"/>
        </w:rPr>
        <w:t>root production</w:t>
      </w:r>
      <w:ins w:id="706" w:author="Lyle" w:date="2020-08-05T17:07:00Z">
        <w:r w:rsidR="00DA4DEF">
          <w:rPr>
            <w:rFonts w:ascii="Times New Roman" w:hAnsi="Times New Roman" w:cs="Times New Roman"/>
            <w:sz w:val="24"/>
            <w:szCs w:val="24"/>
          </w:rPr>
          <w:t>,</w:t>
        </w:r>
      </w:ins>
      <w:r w:rsidRPr="00EC09DA">
        <w:rPr>
          <w:rFonts w:ascii="Times New Roman" w:hAnsi="Times New Roman" w:cs="Times New Roman"/>
          <w:sz w:val="24"/>
          <w:szCs w:val="24"/>
        </w:rPr>
        <w:t xml:space="preserve"> </w:t>
      </w:r>
      <w:commentRangeEnd w:id="705"/>
      <w:r w:rsidR="00007FEA">
        <w:rPr>
          <w:rStyle w:val="CommentReference"/>
          <w:rFonts w:asciiTheme="minorHAnsi" w:eastAsiaTheme="minorHAnsi" w:hAnsiTheme="minorHAnsi" w:cstheme="minorBidi"/>
        </w:rPr>
        <w:commentReference w:id="705"/>
      </w:r>
      <w:r w:rsidRPr="00EC09DA">
        <w:rPr>
          <w:rFonts w:ascii="Times New Roman" w:hAnsi="Times New Roman" w:cs="Times New Roman"/>
          <w:sz w:val="24"/>
          <w:szCs w:val="24"/>
        </w:rPr>
        <w:t xml:space="preserve">since it appears to be of greater relevance for soil carbon sequestration than other compartments of plant biomass </w:t>
      </w:r>
      <w:r w:rsidR="00344353">
        <w:rPr>
          <w:rFonts w:ascii="Times New Roman" w:hAnsi="Times New Roman" w:cs="Times New Roman"/>
          <w:sz w:val="24"/>
        </w:rPr>
        <w:t>(</w:t>
      </w:r>
      <w:proofErr w:type="spellStart"/>
      <w:r w:rsidR="00344353">
        <w:rPr>
          <w:rFonts w:ascii="Times New Roman" w:hAnsi="Times New Roman" w:cs="Times New Roman"/>
          <w:sz w:val="24"/>
        </w:rPr>
        <w:t>Rasse</w:t>
      </w:r>
      <w:proofErr w:type="spellEnd"/>
      <w:r w:rsidR="00344353">
        <w:rPr>
          <w:rFonts w:ascii="Times New Roman" w:hAnsi="Times New Roman" w:cs="Times New Roman"/>
          <w:sz w:val="24"/>
        </w:rPr>
        <w:t xml:space="preserve"> et al. 2005)</w:t>
      </w:r>
      <w:r w:rsidRPr="00EC09DA">
        <w:rPr>
          <w:rFonts w:ascii="Times New Roman" w:hAnsi="Times New Roman" w:cs="Times New Roman"/>
          <w:sz w:val="24"/>
          <w:szCs w:val="24"/>
        </w:rPr>
        <w:t>. Likewise, it is also possible that the low</w:t>
      </w:r>
      <w:del w:id="707" w:author="Lyle" w:date="2020-08-05T14:13:00Z">
        <w:r w:rsidRPr="00EC09DA" w:rsidDel="0060398C">
          <w:rPr>
            <w:rFonts w:ascii="Times New Roman" w:hAnsi="Times New Roman" w:cs="Times New Roman"/>
            <w:sz w:val="24"/>
            <w:szCs w:val="24"/>
          </w:rPr>
          <w:delText>er</w:delText>
        </w:r>
      </w:del>
      <w:ins w:id="708" w:author="Lyle" w:date="2020-08-05T14:13:00Z">
        <w:r w:rsidR="0060398C">
          <w:rPr>
            <w:rFonts w:ascii="Times New Roman" w:hAnsi="Times New Roman" w:cs="Times New Roman"/>
            <w:sz w:val="24"/>
            <w:szCs w:val="24"/>
          </w:rPr>
          <w:t xml:space="preserve"> levels of</w:t>
        </w:r>
      </w:ins>
      <w:r w:rsidRPr="00EC09DA">
        <w:rPr>
          <w:rFonts w:ascii="Times New Roman" w:hAnsi="Times New Roman" w:cs="Times New Roman"/>
          <w:sz w:val="24"/>
          <w:szCs w:val="24"/>
        </w:rPr>
        <w:t xml:space="preserve"> fine root production we measured may have been compensated for by greater rhizodeposition/root exudation. However, this possibility seems unlikely given that rates of root exudation generally correlate </w:t>
      </w:r>
      <w:del w:id="709" w:author="Lyle" w:date="2020-08-05T14:13:00Z">
        <w:r w:rsidRPr="00EC09DA" w:rsidDel="0060398C">
          <w:rPr>
            <w:rFonts w:ascii="Times New Roman" w:hAnsi="Times New Roman" w:cs="Times New Roman"/>
            <w:sz w:val="24"/>
            <w:szCs w:val="24"/>
          </w:rPr>
          <w:delText xml:space="preserve">to </w:delText>
        </w:r>
      </w:del>
      <w:ins w:id="710" w:author="Lyle" w:date="2020-08-05T14:13:00Z">
        <w:r w:rsidR="0060398C">
          <w:rPr>
            <w:rFonts w:ascii="Times New Roman" w:hAnsi="Times New Roman" w:cs="Times New Roman"/>
            <w:sz w:val="24"/>
            <w:szCs w:val="24"/>
          </w:rPr>
          <w:t>closely with</w:t>
        </w:r>
        <w:r w:rsidR="0060398C"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fine root surface area </w:t>
      </w:r>
      <w:r w:rsidR="00344353">
        <w:rPr>
          <w:rFonts w:ascii="Times New Roman" w:hAnsi="Times New Roman" w:cs="Times New Roman"/>
          <w:sz w:val="24"/>
        </w:rPr>
        <w:t>(Jones et al. 2009</w:t>
      </w:r>
      <w:del w:id="711" w:author="Lyle" w:date="2020-08-05T14:13:00Z">
        <w:r w:rsidR="00344353" w:rsidDel="0060398C">
          <w:rPr>
            <w:rFonts w:ascii="Times New Roman" w:hAnsi="Times New Roman" w:cs="Times New Roman"/>
            <w:sz w:val="24"/>
          </w:rPr>
          <w:delText xml:space="preserve">, </w:delText>
        </w:r>
      </w:del>
      <w:ins w:id="712" w:author="Lyle" w:date="2020-08-05T14:13:00Z">
        <w:r w:rsidR="0060398C">
          <w:rPr>
            <w:rFonts w:ascii="Times New Roman" w:hAnsi="Times New Roman" w:cs="Times New Roman"/>
            <w:sz w:val="24"/>
          </w:rPr>
          <w:t xml:space="preserve">; </w:t>
        </w:r>
      </w:ins>
      <w:r w:rsidR="00344353">
        <w:rPr>
          <w:rFonts w:ascii="Times New Roman" w:hAnsi="Times New Roman" w:cs="Times New Roman"/>
          <w:sz w:val="24"/>
        </w:rPr>
        <w:t>Wilson et al. 2018)</w:t>
      </w:r>
      <w:r w:rsidRPr="00EC09DA">
        <w:rPr>
          <w:rFonts w:ascii="Times New Roman" w:hAnsi="Times New Roman" w:cs="Times New Roman"/>
          <w:sz w:val="24"/>
          <w:szCs w:val="24"/>
        </w:rPr>
        <w:t xml:space="preserve">. </w:t>
      </w:r>
    </w:p>
    <w:p w14:paraId="7F21D093" w14:textId="7CCEB218" w:rsidR="005536F5" w:rsidRPr="00EC09DA" w:rsidRDefault="005536F5" w:rsidP="005536F5">
      <w:pPr>
        <w:spacing w:line="480" w:lineRule="auto"/>
        <w:rPr>
          <w:ins w:id="713" w:author="Lyle" w:date="2020-08-06T08:51:00Z"/>
          <w:rFonts w:ascii="Times New Roman" w:hAnsi="Times New Roman" w:cs="Times New Roman"/>
          <w:sz w:val="24"/>
          <w:szCs w:val="24"/>
        </w:rPr>
      </w:pPr>
      <w:ins w:id="714" w:author="Lyle" w:date="2020-08-06T08:51:00Z">
        <w:r>
          <w:rPr>
            <w:rFonts w:ascii="Times New Roman" w:hAnsi="Times New Roman" w:cs="Times New Roman"/>
            <w:sz w:val="24"/>
            <w:szCs w:val="24"/>
          </w:rPr>
          <w:t xml:space="preserve">      </w:t>
        </w:r>
        <w:r w:rsidRPr="00EC09DA">
          <w:rPr>
            <w:rFonts w:ascii="Times New Roman" w:hAnsi="Times New Roman" w:cs="Times New Roman"/>
            <w:sz w:val="24"/>
            <w:szCs w:val="24"/>
          </w:rPr>
          <w:t xml:space="preserve">The main limitation of our work is that realistic animal grazing management can differ from experimentally imposed defoliation in </w:t>
        </w:r>
        <w:r>
          <w:rPr>
            <w:rFonts w:ascii="Times New Roman" w:hAnsi="Times New Roman" w:cs="Times New Roman"/>
            <w:sz w:val="24"/>
            <w:szCs w:val="24"/>
          </w:rPr>
          <w:t>2</w:t>
        </w:r>
        <w:r w:rsidRPr="00EC09DA">
          <w:rPr>
            <w:rFonts w:ascii="Times New Roman" w:hAnsi="Times New Roman" w:cs="Times New Roman"/>
            <w:sz w:val="24"/>
            <w:szCs w:val="24"/>
          </w:rPr>
          <w:t xml:space="preserve"> major ways: 1) grazing impacts will fall along a spectrum of timing and intensity with more intermediate values than can be tested in a randomized factorial experiment</w:t>
        </w:r>
      </w:ins>
      <w:ins w:id="715" w:author="Lyle" w:date="2020-08-06T08:52:00Z">
        <w:r>
          <w:rPr>
            <w:rFonts w:ascii="Times New Roman" w:hAnsi="Times New Roman" w:cs="Times New Roman"/>
            <w:sz w:val="24"/>
            <w:szCs w:val="24"/>
          </w:rPr>
          <w:t>;</w:t>
        </w:r>
      </w:ins>
      <w:ins w:id="716" w:author="Lyle" w:date="2020-08-06T08:51:00Z">
        <w:r w:rsidRPr="00EC09DA">
          <w:rPr>
            <w:rFonts w:ascii="Times New Roman" w:hAnsi="Times New Roman" w:cs="Times New Roman"/>
            <w:sz w:val="24"/>
            <w:szCs w:val="24"/>
          </w:rPr>
          <w:t xml:space="preserve"> and 2) grazers will return a certain fraction of consumed carbon and nutrients in the form of manure and urine, creating heterogeneous patches of varying nutrient availability. Moreover, we also caution that year-</w:t>
        </w:r>
        <w:r>
          <w:rPr>
            <w:rFonts w:ascii="Times New Roman" w:hAnsi="Times New Roman" w:cs="Times New Roman"/>
            <w:sz w:val="24"/>
            <w:szCs w:val="24"/>
          </w:rPr>
          <w:t>to-</w:t>
        </w:r>
        <w:r w:rsidRPr="00EC09DA">
          <w:rPr>
            <w:rFonts w:ascii="Times New Roman" w:hAnsi="Times New Roman" w:cs="Times New Roman"/>
            <w:sz w:val="24"/>
            <w:szCs w:val="24"/>
          </w:rPr>
          <w:t xml:space="preserve">year variability in growing conditions can induce variability in experimental effects. Ideally, we recommend </w:t>
        </w:r>
      </w:ins>
      <w:ins w:id="717" w:author="Lyle" w:date="2020-08-06T08:53:00Z">
        <w:r>
          <w:rPr>
            <w:rFonts w:ascii="Times New Roman" w:hAnsi="Times New Roman" w:cs="Times New Roman"/>
            <w:sz w:val="24"/>
            <w:szCs w:val="24"/>
          </w:rPr>
          <w:t xml:space="preserve">that </w:t>
        </w:r>
      </w:ins>
      <w:ins w:id="718" w:author="Lyle" w:date="2020-08-06T08:51:00Z">
        <w:r>
          <w:rPr>
            <w:rFonts w:ascii="Times New Roman" w:hAnsi="Times New Roman" w:cs="Times New Roman"/>
            <w:sz w:val="24"/>
            <w:szCs w:val="24"/>
          </w:rPr>
          <w:t>medium</w:t>
        </w:r>
        <w:r w:rsidRPr="00EC09DA">
          <w:rPr>
            <w:rFonts w:ascii="Times New Roman" w:hAnsi="Times New Roman" w:cs="Times New Roman"/>
            <w:sz w:val="24"/>
            <w:szCs w:val="24"/>
          </w:rPr>
          <w:t>-</w:t>
        </w:r>
        <w:r w:rsidRPr="00EC09DA">
          <w:rPr>
            <w:rFonts w:ascii="Times New Roman" w:hAnsi="Times New Roman" w:cs="Times New Roman"/>
            <w:sz w:val="24"/>
            <w:szCs w:val="24"/>
          </w:rPr>
          <w:lastRenderedPageBreak/>
          <w:t>term (3+ year</w:t>
        </w:r>
      </w:ins>
      <w:ins w:id="719" w:author="Lyle" w:date="2020-08-06T08:53:00Z">
        <w:r>
          <w:rPr>
            <w:rFonts w:ascii="Times New Roman" w:hAnsi="Times New Roman" w:cs="Times New Roman"/>
            <w:sz w:val="24"/>
            <w:szCs w:val="24"/>
          </w:rPr>
          <w:t>s</w:t>
        </w:r>
      </w:ins>
      <w:ins w:id="720" w:author="Lyle" w:date="2020-08-06T08:51:00Z">
        <w:r w:rsidRPr="00EC09DA">
          <w:rPr>
            <w:rFonts w:ascii="Times New Roman" w:hAnsi="Times New Roman" w:cs="Times New Roman"/>
            <w:sz w:val="24"/>
            <w:szCs w:val="24"/>
          </w:rPr>
          <w:t xml:space="preserve">) field studies of controlled grazing (or defoliation) </w:t>
        </w:r>
      </w:ins>
      <w:ins w:id="721" w:author="Lyle" w:date="2020-08-06T08:53:00Z">
        <w:r>
          <w:rPr>
            <w:rFonts w:ascii="Times New Roman" w:hAnsi="Times New Roman" w:cs="Times New Roman"/>
            <w:sz w:val="24"/>
            <w:szCs w:val="24"/>
          </w:rPr>
          <w:t>be conducted</w:t>
        </w:r>
      </w:ins>
      <w:ins w:id="722" w:author="Lyle" w:date="2020-08-06T08:51:00Z">
        <w:r w:rsidRPr="00EC09DA">
          <w:rPr>
            <w:rFonts w:ascii="Times New Roman" w:hAnsi="Times New Roman" w:cs="Times New Roman"/>
            <w:sz w:val="24"/>
            <w:szCs w:val="24"/>
          </w:rPr>
          <w:t xml:space="preserve"> to properly estimate the random effects of such year-</w:t>
        </w:r>
        <w:r>
          <w:rPr>
            <w:rFonts w:ascii="Times New Roman" w:hAnsi="Times New Roman" w:cs="Times New Roman"/>
            <w:sz w:val="24"/>
            <w:szCs w:val="24"/>
          </w:rPr>
          <w:t>to-</w:t>
        </w:r>
        <w:r w:rsidRPr="00EC09DA">
          <w:rPr>
            <w:rFonts w:ascii="Times New Roman" w:hAnsi="Times New Roman" w:cs="Times New Roman"/>
            <w:sz w:val="24"/>
            <w:szCs w:val="24"/>
          </w:rPr>
          <w:t xml:space="preserve">year environmental fluctuations. </w:t>
        </w:r>
      </w:ins>
      <w:ins w:id="723" w:author="Lyle" w:date="2020-08-06T08:55:00Z">
        <w:r w:rsidRPr="00EC09DA">
          <w:rPr>
            <w:rFonts w:ascii="Times New Roman" w:hAnsi="Times New Roman" w:cs="Times New Roman"/>
            <w:sz w:val="24"/>
            <w:szCs w:val="24"/>
          </w:rPr>
          <w:t>In addition to recommending greater future consideration of intraspecific variations in below</w:t>
        </w:r>
        <w:r>
          <w:rPr>
            <w:rFonts w:ascii="Times New Roman" w:hAnsi="Times New Roman" w:cs="Times New Roman"/>
            <w:sz w:val="24"/>
            <w:szCs w:val="24"/>
          </w:rPr>
          <w:t>-</w:t>
        </w:r>
        <w:r w:rsidRPr="00EC09DA">
          <w:rPr>
            <w:rFonts w:ascii="Times New Roman" w:hAnsi="Times New Roman" w:cs="Times New Roman"/>
            <w:sz w:val="24"/>
            <w:szCs w:val="24"/>
          </w:rPr>
          <w:t>ground responses to grazing, our work supports the need to perform season-long measures of below</w:t>
        </w:r>
        <w:r>
          <w:rPr>
            <w:rFonts w:ascii="Times New Roman" w:hAnsi="Times New Roman" w:cs="Times New Roman"/>
            <w:sz w:val="24"/>
            <w:szCs w:val="24"/>
          </w:rPr>
          <w:t>-</w:t>
        </w:r>
        <w:r w:rsidRPr="00EC09DA">
          <w:rPr>
            <w:rFonts w:ascii="Times New Roman" w:hAnsi="Times New Roman" w:cs="Times New Roman"/>
            <w:sz w:val="24"/>
            <w:szCs w:val="24"/>
          </w:rPr>
          <w:t>ground productivity to obtain reliable estimates of below</w:t>
        </w:r>
        <w:r>
          <w:rPr>
            <w:rFonts w:ascii="Times New Roman" w:hAnsi="Times New Roman" w:cs="Times New Roman"/>
            <w:sz w:val="24"/>
            <w:szCs w:val="24"/>
          </w:rPr>
          <w:t>-</w:t>
        </w:r>
        <w:r w:rsidRPr="00EC09DA">
          <w:rPr>
            <w:rFonts w:ascii="Times New Roman" w:hAnsi="Times New Roman" w:cs="Times New Roman"/>
            <w:sz w:val="24"/>
            <w:szCs w:val="24"/>
          </w:rPr>
          <w:t>ground production that can be used to parameterize soil carbon models.</w:t>
        </w:r>
      </w:ins>
    </w:p>
    <w:p w14:paraId="06359998" w14:textId="77777777" w:rsidR="005536F5" w:rsidRPr="00EC09DA" w:rsidRDefault="005536F5" w:rsidP="00130F24">
      <w:pPr>
        <w:spacing w:line="480" w:lineRule="auto"/>
        <w:ind w:firstLine="720"/>
        <w:rPr>
          <w:rFonts w:ascii="Times New Roman" w:hAnsi="Times New Roman" w:cs="Times New Roman"/>
          <w:sz w:val="24"/>
          <w:szCs w:val="24"/>
        </w:rPr>
      </w:pPr>
    </w:p>
    <w:p w14:paraId="048C6EF6" w14:textId="77777777" w:rsidR="00130F24" w:rsidRPr="00EC09DA" w:rsidRDefault="00130F24" w:rsidP="00130F24">
      <w:pPr>
        <w:spacing w:line="480" w:lineRule="auto"/>
        <w:ind w:firstLine="720"/>
        <w:rPr>
          <w:rFonts w:ascii="Times New Roman" w:hAnsi="Times New Roman" w:cs="Times New Roman"/>
          <w:sz w:val="24"/>
          <w:szCs w:val="24"/>
        </w:rPr>
      </w:pPr>
    </w:p>
    <w:p w14:paraId="17A299B9" w14:textId="16F24D33" w:rsidR="00130F24" w:rsidRPr="00EC09DA" w:rsidRDefault="00B45195">
      <w:pPr>
        <w:pStyle w:val="Normal1"/>
        <w:contextualSpacing w:val="0"/>
        <w:rPr>
          <w:rFonts w:ascii="Times New Roman" w:hAnsi="Times New Roman" w:cs="Times New Roman"/>
          <w:b/>
          <w:sz w:val="24"/>
          <w:szCs w:val="24"/>
        </w:rPr>
      </w:pPr>
      <w:commentRangeStart w:id="724"/>
      <w:r w:rsidRPr="00DA4DEF">
        <w:rPr>
          <w:rFonts w:ascii="Times New Roman" w:hAnsi="Times New Roman" w:cs="Times New Roman"/>
          <w:b/>
          <w:sz w:val="24"/>
          <w:szCs w:val="24"/>
          <w:highlight w:val="yellow"/>
          <w:rPrChange w:id="725" w:author="Lyle" w:date="2020-08-05T17:09:00Z">
            <w:rPr>
              <w:rFonts w:ascii="Times New Roman" w:hAnsi="Times New Roman" w:cs="Times New Roman"/>
              <w:b/>
              <w:sz w:val="24"/>
              <w:szCs w:val="24"/>
            </w:rPr>
          </w:rPrChange>
        </w:rPr>
        <w:t>Conclusions</w:t>
      </w:r>
      <w:commentRangeEnd w:id="724"/>
      <w:r w:rsidR="005536F5">
        <w:rPr>
          <w:rStyle w:val="CommentReference"/>
          <w:rFonts w:asciiTheme="minorHAnsi" w:eastAsiaTheme="minorHAnsi" w:hAnsiTheme="minorHAnsi" w:cstheme="minorBidi"/>
        </w:rPr>
        <w:commentReference w:id="724"/>
      </w:r>
    </w:p>
    <w:p w14:paraId="100FEF03" w14:textId="77777777" w:rsidR="00130F24" w:rsidRPr="00EC09DA" w:rsidRDefault="00130F24">
      <w:pPr>
        <w:pStyle w:val="Normal1"/>
        <w:contextualSpacing w:val="0"/>
        <w:rPr>
          <w:rFonts w:ascii="Times New Roman" w:hAnsi="Times New Roman" w:cs="Times New Roman"/>
          <w:b/>
          <w:sz w:val="24"/>
          <w:szCs w:val="24"/>
        </w:rPr>
      </w:pPr>
    </w:p>
    <w:p w14:paraId="4649DF66" w14:textId="0CBEA5A8" w:rsidR="00130F24" w:rsidRPr="00EC09DA" w:rsidRDefault="00130F24" w:rsidP="0060398C">
      <w:pPr>
        <w:spacing w:line="480" w:lineRule="auto"/>
        <w:rPr>
          <w:rFonts w:ascii="Times New Roman" w:hAnsi="Times New Roman" w:cs="Times New Roman"/>
          <w:sz w:val="24"/>
          <w:szCs w:val="24"/>
        </w:rPr>
        <w:pPrChange w:id="726" w:author="Lyle" w:date="2020-08-05T14:13:00Z">
          <w:pPr>
            <w:spacing w:line="480" w:lineRule="auto"/>
            <w:ind w:firstLine="720"/>
          </w:pPr>
        </w:pPrChange>
      </w:pPr>
      <w:del w:id="727" w:author="Lyle" w:date="2020-08-05T17:15:00Z">
        <w:r w:rsidRPr="00EC09DA" w:rsidDel="007B6886">
          <w:rPr>
            <w:rFonts w:ascii="Times New Roman" w:hAnsi="Times New Roman" w:cs="Times New Roman"/>
            <w:sz w:val="24"/>
            <w:szCs w:val="24"/>
          </w:rPr>
          <w:delText xml:space="preserve">Root production is critical for maintaining and increasing soil carbon pools in grassland ecosystems, yet findings on the immediate and long-term effects of grazing on root production remain variable. </w:delText>
        </w:r>
      </w:del>
      <w:r w:rsidRPr="00EC09DA">
        <w:rPr>
          <w:rFonts w:ascii="Times New Roman" w:hAnsi="Times New Roman" w:cs="Times New Roman"/>
          <w:sz w:val="24"/>
          <w:szCs w:val="24"/>
        </w:rPr>
        <w:t>We hypothesized that</w:t>
      </w:r>
      <w:ins w:id="728" w:author="Lyle" w:date="2020-08-05T17:16:00Z">
        <w:r w:rsidR="007B6886">
          <w:rPr>
            <w:rFonts w:ascii="Times New Roman" w:hAnsi="Times New Roman" w:cs="Times New Roman"/>
            <w:sz w:val="24"/>
            <w:szCs w:val="24"/>
          </w:rPr>
          <w:t>:</w:t>
        </w:r>
      </w:ins>
      <w:r w:rsidRPr="00EC09DA">
        <w:rPr>
          <w:rFonts w:ascii="Times New Roman" w:hAnsi="Times New Roman" w:cs="Times New Roman"/>
          <w:sz w:val="24"/>
          <w:szCs w:val="24"/>
        </w:rPr>
        <w:t xml:space="preserve"> severe defoliation, if applied infrequently, might lead to over</w:t>
      </w:r>
      <w:ins w:id="729" w:author="Lyle" w:date="2020-08-05T14:14:00Z">
        <w:r w:rsidR="0060398C">
          <w:rPr>
            <w:rFonts w:ascii="Times New Roman" w:hAnsi="Times New Roman" w:cs="Times New Roman"/>
            <w:sz w:val="24"/>
            <w:szCs w:val="24"/>
          </w:rPr>
          <w:t>-</w:t>
        </w:r>
      </w:ins>
      <w:r w:rsidRPr="00EC09DA">
        <w:rPr>
          <w:rFonts w:ascii="Times New Roman" w:hAnsi="Times New Roman" w:cs="Times New Roman"/>
          <w:sz w:val="24"/>
          <w:szCs w:val="24"/>
        </w:rPr>
        <w:t>yielding of shoots, but would have only small impacts on root production</w:t>
      </w:r>
      <w:ins w:id="730" w:author="Lyle" w:date="2020-08-05T17:16:00Z">
        <w:r w:rsidR="007B6886">
          <w:rPr>
            <w:rFonts w:ascii="Times New Roman" w:hAnsi="Times New Roman" w:cs="Times New Roman"/>
            <w:sz w:val="24"/>
            <w:szCs w:val="24"/>
          </w:rPr>
          <w:t>;</w:t>
        </w:r>
      </w:ins>
      <w:ins w:id="731" w:author="Lyle" w:date="2020-08-05T17:15:00Z">
        <w:r w:rsidR="007B6886">
          <w:rPr>
            <w:rFonts w:ascii="Times New Roman" w:hAnsi="Times New Roman" w:cs="Times New Roman"/>
            <w:sz w:val="24"/>
            <w:szCs w:val="24"/>
          </w:rPr>
          <w:t xml:space="preserve"> and</w:t>
        </w:r>
      </w:ins>
      <w:del w:id="732" w:author="Lyle" w:date="2020-08-05T17:15:00Z">
        <w:r w:rsidRPr="00EC09DA" w:rsidDel="007B6886">
          <w:rPr>
            <w:rFonts w:ascii="Times New Roman" w:hAnsi="Times New Roman" w:cs="Times New Roman"/>
            <w:sz w:val="24"/>
            <w:szCs w:val="24"/>
          </w:rPr>
          <w:delText>. Moreover, we hypothesized</w:delText>
        </w:r>
      </w:del>
      <w:del w:id="733" w:author="Lyle" w:date="2020-08-05T17:16:00Z">
        <w:r w:rsidRPr="00EC09DA" w:rsidDel="007B6886">
          <w:rPr>
            <w:rFonts w:ascii="Times New Roman" w:hAnsi="Times New Roman" w:cs="Times New Roman"/>
            <w:sz w:val="24"/>
            <w:szCs w:val="24"/>
          </w:rPr>
          <w:delText xml:space="preserve"> that</w:delText>
        </w:r>
      </w:del>
      <w:r w:rsidRPr="00EC09DA">
        <w:rPr>
          <w:rFonts w:ascii="Times New Roman" w:hAnsi="Times New Roman" w:cs="Times New Roman"/>
          <w:sz w:val="24"/>
          <w:szCs w:val="24"/>
        </w:rPr>
        <w:t xml:space="preserve"> cultivars selected for </w:t>
      </w:r>
      <w:del w:id="734" w:author="Lyle" w:date="2020-08-05T17:16:00Z">
        <w:r w:rsidRPr="00EC09DA" w:rsidDel="007B6886">
          <w:rPr>
            <w:rFonts w:ascii="Times New Roman" w:hAnsi="Times New Roman" w:cs="Times New Roman"/>
            <w:sz w:val="24"/>
            <w:szCs w:val="24"/>
          </w:rPr>
          <w:delText xml:space="preserve">an </w:delText>
        </w:r>
      </w:del>
      <w:r w:rsidRPr="00EC09DA">
        <w:rPr>
          <w:rFonts w:ascii="Times New Roman" w:hAnsi="Times New Roman" w:cs="Times New Roman"/>
          <w:sz w:val="24"/>
          <w:szCs w:val="24"/>
        </w:rPr>
        <w:t xml:space="preserve">upright growth habit would show less root production </w:t>
      </w:r>
      <w:del w:id="735" w:author="Lyle" w:date="2020-08-05T17:17:00Z">
        <w:r w:rsidRPr="00EC09DA" w:rsidDel="007B6886">
          <w:rPr>
            <w:rFonts w:ascii="Times New Roman" w:hAnsi="Times New Roman" w:cs="Times New Roman"/>
            <w:sz w:val="24"/>
            <w:szCs w:val="24"/>
          </w:rPr>
          <w:delText>overall</w:delText>
        </w:r>
      </w:del>
      <w:ins w:id="736" w:author="Lyle" w:date="2020-08-05T17:17:00Z">
        <w:r w:rsidR="007B6886">
          <w:rPr>
            <w:rFonts w:ascii="Times New Roman" w:hAnsi="Times New Roman" w:cs="Times New Roman"/>
            <w:sz w:val="24"/>
            <w:szCs w:val="24"/>
          </w:rPr>
          <w:t>than prostrate ones</w:t>
        </w:r>
      </w:ins>
      <w:r w:rsidRPr="00EC09DA">
        <w:rPr>
          <w:rFonts w:ascii="Times New Roman" w:hAnsi="Times New Roman" w:cs="Times New Roman"/>
          <w:sz w:val="24"/>
          <w:szCs w:val="24"/>
        </w:rPr>
        <w:t>, and would be more sensitive to defoliation stress. Overall, we found that severe defoliation</w:t>
      </w:r>
      <w:del w:id="737" w:author="Lyle" w:date="2020-08-05T17:17:00Z">
        <w:r w:rsidRPr="00EC09DA" w:rsidDel="007B6886">
          <w:rPr>
            <w:rFonts w:ascii="Times New Roman" w:hAnsi="Times New Roman" w:cs="Times New Roman"/>
            <w:sz w:val="24"/>
            <w:szCs w:val="24"/>
          </w:rPr>
          <w:delText xml:space="preserve"> </w:delText>
        </w:r>
        <w:r w:rsidRPr="00EC09DA" w:rsidDel="007B6886">
          <w:rPr>
            <w:rFonts w:ascii="Times New Roman" w:hAnsi="Times New Roman" w:cs="Times New Roman"/>
            <w:i/>
            <w:sz w:val="24"/>
            <w:szCs w:val="24"/>
          </w:rPr>
          <w:delText>per se</w:delText>
        </w:r>
      </w:del>
      <w:r w:rsidRPr="00EC09DA">
        <w:rPr>
          <w:rFonts w:ascii="Times New Roman" w:hAnsi="Times New Roman" w:cs="Times New Roman"/>
          <w:sz w:val="24"/>
          <w:szCs w:val="24"/>
        </w:rPr>
        <w:t xml:space="preserve">, regardless of frequency, suppressed root production, </w:t>
      </w:r>
      <w:del w:id="738" w:author="Lyle" w:date="2020-08-05T17:18:00Z">
        <w:r w:rsidRPr="00EC09DA" w:rsidDel="007B6886">
          <w:rPr>
            <w:rFonts w:ascii="Times New Roman" w:hAnsi="Times New Roman" w:cs="Times New Roman"/>
            <w:sz w:val="24"/>
            <w:szCs w:val="24"/>
          </w:rPr>
          <w:delText>even as</w:delText>
        </w:r>
      </w:del>
      <w:ins w:id="739" w:author="Lyle" w:date="2020-08-05T17:18:00Z">
        <w:r w:rsidR="007B6886">
          <w:rPr>
            <w:rFonts w:ascii="Times New Roman" w:hAnsi="Times New Roman" w:cs="Times New Roman"/>
            <w:sz w:val="24"/>
            <w:szCs w:val="24"/>
          </w:rPr>
          <w:t>while</w:t>
        </w:r>
      </w:ins>
      <w:r w:rsidRPr="00EC09DA">
        <w:rPr>
          <w:rFonts w:ascii="Times New Roman" w:hAnsi="Times New Roman" w:cs="Times New Roman"/>
          <w:sz w:val="24"/>
          <w:szCs w:val="24"/>
        </w:rPr>
        <w:t xml:space="preserve"> infrequently applied severe defoliation increased shoot production. Thus, it appears that manipulating timing and intensity of grazing to optimize forage production might evoke a negative tradeoff with root production. </w:t>
      </w:r>
      <w:del w:id="740" w:author="Lyle" w:date="2020-08-06T08:47:00Z">
        <w:r w:rsidR="0031293F" w:rsidRPr="00EC09DA" w:rsidDel="005536F5">
          <w:rPr>
            <w:rFonts w:ascii="Times New Roman" w:hAnsi="Times New Roman" w:cs="Times New Roman"/>
            <w:sz w:val="24"/>
            <w:szCs w:val="24"/>
          </w:rPr>
          <w:delText xml:space="preserve">We did find support for the hypothesis that recently developed upright cultivars </w:delText>
        </w:r>
        <w:r w:rsidR="00647623" w:rsidRPr="00EC09DA" w:rsidDel="005536F5">
          <w:rPr>
            <w:rFonts w:ascii="Times New Roman" w:hAnsi="Times New Roman" w:cs="Times New Roman"/>
            <w:sz w:val="24"/>
            <w:szCs w:val="24"/>
          </w:rPr>
          <w:delText xml:space="preserve">have lower root production, and a lower root:shoot ratio, than widely naturalized decumbent cultivars. </w:delText>
        </w:r>
      </w:del>
      <w:del w:id="741" w:author="Lyle" w:date="2020-08-06T08:51:00Z">
        <w:r w:rsidR="00647623" w:rsidRPr="00EC09DA" w:rsidDel="005536F5">
          <w:rPr>
            <w:rFonts w:ascii="Times New Roman" w:hAnsi="Times New Roman" w:cs="Times New Roman"/>
            <w:sz w:val="24"/>
            <w:szCs w:val="24"/>
          </w:rPr>
          <w:delText xml:space="preserve">The main limitation of our work is that </w:delText>
        </w:r>
        <w:r w:rsidR="008B5945" w:rsidRPr="00EC09DA" w:rsidDel="005536F5">
          <w:rPr>
            <w:rFonts w:ascii="Times New Roman" w:hAnsi="Times New Roman" w:cs="Times New Roman"/>
            <w:sz w:val="24"/>
            <w:szCs w:val="24"/>
          </w:rPr>
          <w:delText xml:space="preserve">realistic </w:delText>
        </w:r>
        <w:r w:rsidR="00647623" w:rsidRPr="00EC09DA" w:rsidDel="005536F5">
          <w:rPr>
            <w:rFonts w:ascii="Times New Roman" w:hAnsi="Times New Roman" w:cs="Times New Roman"/>
            <w:sz w:val="24"/>
            <w:szCs w:val="24"/>
          </w:rPr>
          <w:delText>animal grazing</w:delText>
        </w:r>
        <w:r w:rsidR="008B5945" w:rsidRPr="00EC09DA" w:rsidDel="005536F5">
          <w:rPr>
            <w:rFonts w:ascii="Times New Roman" w:hAnsi="Times New Roman" w:cs="Times New Roman"/>
            <w:sz w:val="24"/>
            <w:szCs w:val="24"/>
          </w:rPr>
          <w:delText xml:space="preserve"> management</w:delText>
        </w:r>
        <w:r w:rsidR="00647623" w:rsidRPr="00EC09DA" w:rsidDel="005536F5">
          <w:rPr>
            <w:rFonts w:ascii="Times New Roman" w:hAnsi="Times New Roman" w:cs="Times New Roman"/>
            <w:sz w:val="24"/>
            <w:szCs w:val="24"/>
          </w:rPr>
          <w:delText xml:space="preserve"> </w:delText>
        </w:r>
        <w:r w:rsidR="008B5945" w:rsidRPr="00EC09DA" w:rsidDel="005536F5">
          <w:rPr>
            <w:rFonts w:ascii="Times New Roman" w:hAnsi="Times New Roman" w:cs="Times New Roman"/>
            <w:sz w:val="24"/>
            <w:szCs w:val="24"/>
          </w:rPr>
          <w:delText xml:space="preserve">can differ from experimentally imposed defoliation in two major ways: 1) grazing impacts will fall along a spectrum of timing and intensity with more intermediate values than can </w:delText>
        </w:r>
        <w:r w:rsidR="008B5945" w:rsidRPr="00EC09DA" w:rsidDel="005536F5">
          <w:rPr>
            <w:rFonts w:ascii="Times New Roman" w:hAnsi="Times New Roman" w:cs="Times New Roman"/>
            <w:sz w:val="24"/>
            <w:szCs w:val="24"/>
          </w:rPr>
          <w:lastRenderedPageBreak/>
          <w:delText xml:space="preserve">be tested in a randomized factorial experiment, and 2) grazers will return a certain fraction of consumed carbon and nutrients in the form of manure and urine, creating heterogeneous patches of varying nutrient availability. </w:delText>
        </w:r>
        <w:r w:rsidR="00784A4A" w:rsidRPr="00EC09DA" w:rsidDel="005536F5">
          <w:rPr>
            <w:rFonts w:ascii="Times New Roman" w:hAnsi="Times New Roman" w:cs="Times New Roman"/>
            <w:sz w:val="24"/>
            <w:szCs w:val="24"/>
          </w:rPr>
          <w:delText xml:space="preserve">Moreover, we also caution that year-year variability in growing conditions can induce variability in experimental effects. Ideally, we recommend </w:delText>
        </w:r>
      </w:del>
      <w:del w:id="742" w:author="Lyle" w:date="2020-08-05T14:15:00Z">
        <w:r w:rsidR="00784A4A" w:rsidRPr="00EC09DA" w:rsidDel="0060398C">
          <w:rPr>
            <w:rFonts w:ascii="Times New Roman" w:hAnsi="Times New Roman" w:cs="Times New Roman"/>
            <w:sz w:val="24"/>
            <w:szCs w:val="24"/>
          </w:rPr>
          <w:delText>long</w:delText>
        </w:r>
      </w:del>
      <w:del w:id="743" w:author="Lyle" w:date="2020-08-06T08:51:00Z">
        <w:r w:rsidR="00784A4A" w:rsidRPr="00EC09DA" w:rsidDel="005536F5">
          <w:rPr>
            <w:rFonts w:ascii="Times New Roman" w:hAnsi="Times New Roman" w:cs="Times New Roman"/>
            <w:sz w:val="24"/>
            <w:szCs w:val="24"/>
          </w:rPr>
          <w:delText>-term (3+ year) field studies of controlled grazing (or defoliation)</w:delText>
        </w:r>
        <w:r w:rsidR="00737944" w:rsidRPr="00EC09DA" w:rsidDel="005536F5">
          <w:rPr>
            <w:rFonts w:ascii="Times New Roman" w:hAnsi="Times New Roman" w:cs="Times New Roman"/>
            <w:sz w:val="24"/>
            <w:szCs w:val="24"/>
          </w:rPr>
          <w:delText xml:space="preserve"> to begin to properly estimate the random effects of such year-year environmental fluctuations. </w:delText>
        </w:r>
      </w:del>
    </w:p>
    <w:p w14:paraId="5D748699" w14:textId="406DB4D5" w:rsidR="00130F24" w:rsidRPr="00EC09DA" w:rsidRDefault="00130F24" w:rsidP="00647623">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 </w:t>
      </w:r>
      <w:del w:id="744" w:author="Lyle" w:date="2020-08-06T08:55:00Z">
        <w:r w:rsidRPr="00EC09DA" w:rsidDel="005536F5">
          <w:rPr>
            <w:rFonts w:ascii="Times New Roman" w:hAnsi="Times New Roman" w:cs="Times New Roman"/>
            <w:sz w:val="24"/>
            <w:szCs w:val="24"/>
          </w:rPr>
          <w:delText xml:space="preserve">In addition to recommending greater future consideration of intraspecific variations in belowground responses to grazing, our work supports the need to perform season-long measures of belowground productivity to obtain reliable estimates of belowground production that can be used to parameterize soil carbon models. </w:delText>
        </w:r>
      </w:del>
      <w:ins w:id="745" w:author="Lyle" w:date="2020-08-06T08:56:00Z">
        <w:r w:rsidR="005536F5">
          <w:rPr>
            <w:rFonts w:ascii="Times New Roman" w:hAnsi="Times New Roman" w:cs="Times New Roman"/>
            <w:sz w:val="24"/>
            <w:szCs w:val="24"/>
          </w:rPr>
          <w:t>U</w:t>
        </w:r>
        <w:r w:rsidR="005536F5" w:rsidRPr="00EC09DA">
          <w:rPr>
            <w:rFonts w:ascii="Times New Roman" w:hAnsi="Times New Roman" w:cs="Times New Roman"/>
            <w:sz w:val="24"/>
            <w:szCs w:val="24"/>
          </w:rPr>
          <w:t>nfortunately,</w:t>
        </w:r>
        <w:r w:rsidR="005536F5">
          <w:rPr>
            <w:rFonts w:ascii="Times New Roman" w:hAnsi="Times New Roman" w:cs="Times New Roman"/>
            <w:sz w:val="24"/>
            <w:szCs w:val="24"/>
          </w:rPr>
          <w:t xml:space="preserve"> </w:t>
        </w:r>
      </w:ins>
      <w:r w:rsidR="005536F5" w:rsidRPr="00EC09DA">
        <w:rPr>
          <w:rFonts w:ascii="Times New Roman" w:hAnsi="Times New Roman" w:cs="Times New Roman"/>
          <w:sz w:val="24"/>
          <w:szCs w:val="24"/>
        </w:rPr>
        <w:t>o</w:t>
      </w:r>
      <w:r w:rsidRPr="00EC09DA">
        <w:rPr>
          <w:rFonts w:ascii="Times New Roman" w:hAnsi="Times New Roman" w:cs="Times New Roman"/>
          <w:sz w:val="24"/>
          <w:szCs w:val="24"/>
        </w:rPr>
        <w:t>ur data</w:t>
      </w:r>
      <w:r w:rsidR="00647623" w:rsidRPr="00EC09DA">
        <w:rPr>
          <w:rFonts w:ascii="Times New Roman" w:hAnsi="Times New Roman" w:cs="Times New Roman"/>
          <w:sz w:val="24"/>
          <w:szCs w:val="24"/>
        </w:rPr>
        <w:t xml:space="preserve"> </w:t>
      </w:r>
      <w:del w:id="746" w:author="Lyle" w:date="2020-08-06T08:55:00Z">
        <w:r w:rsidR="00647623" w:rsidRPr="00EC09DA" w:rsidDel="005536F5">
          <w:rPr>
            <w:rFonts w:ascii="Times New Roman" w:hAnsi="Times New Roman" w:cs="Times New Roman"/>
            <w:sz w:val="24"/>
            <w:szCs w:val="24"/>
          </w:rPr>
          <w:delText>also</w:delText>
        </w:r>
        <w:r w:rsidRPr="00EC09DA" w:rsidDel="005536F5">
          <w:rPr>
            <w:rFonts w:ascii="Times New Roman" w:hAnsi="Times New Roman" w:cs="Times New Roman"/>
            <w:sz w:val="24"/>
            <w:szCs w:val="24"/>
          </w:rPr>
          <w:delText xml:space="preserve"> </w:delText>
        </w:r>
      </w:del>
      <w:r w:rsidRPr="00EC09DA">
        <w:rPr>
          <w:rFonts w:ascii="Times New Roman" w:hAnsi="Times New Roman" w:cs="Times New Roman"/>
          <w:sz w:val="24"/>
          <w:szCs w:val="24"/>
        </w:rPr>
        <w:t>suggest that reliance on above</w:t>
      </w:r>
      <w:ins w:id="747" w:author="Lyle" w:date="2020-08-05T14:17:00Z">
        <w:r w:rsidR="0060398C">
          <w:rPr>
            <w:rFonts w:ascii="Times New Roman" w:hAnsi="Times New Roman" w:cs="Times New Roman"/>
            <w:sz w:val="24"/>
            <w:szCs w:val="24"/>
          </w:rPr>
          <w:t>-</w:t>
        </w:r>
      </w:ins>
      <w:r w:rsidRPr="00EC09DA">
        <w:rPr>
          <w:rFonts w:ascii="Times New Roman" w:hAnsi="Times New Roman" w:cs="Times New Roman"/>
          <w:sz w:val="24"/>
          <w:szCs w:val="24"/>
        </w:rPr>
        <w:t>ground proxies is</w:t>
      </w:r>
      <w:del w:id="748" w:author="Lyle" w:date="2020-08-06T08:56:00Z">
        <w:r w:rsidRPr="00EC09DA" w:rsidDel="005536F5">
          <w:rPr>
            <w:rFonts w:ascii="Times New Roman" w:hAnsi="Times New Roman" w:cs="Times New Roman"/>
            <w:sz w:val="24"/>
            <w:szCs w:val="24"/>
          </w:rPr>
          <w:delText>,</w:delText>
        </w:r>
      </w:del>
      <w:r w:rsidRPr="00EC09DA">
        <w:rPr>
          <w:rFonts w:ascii="Times New Roman" w:hAnsi="Times New Roman" w:cs="Times New Roman"/>
          <w:sz w:val="24"/>
          <w:szCs w:val="24"/>
        </w:rPr>
        <w:t xml:space="preserve"> </w:t>
      </w:r>
      <w:del w:id="749" w:author="Lyle" w:date="2020-08-06T08:55:00Z">
        <w:r w:rsidRPr="00EC09DA" w:rsidDel="005536F5">
          <w:rPr>
            <w:rFonts w:ascii="Times New Roman" w:hAnsi="Times New Roman" w:cs="Times New Roman"/>
            <w:sz w:val="24"/>
            <w:szCs w:val="24"/>
          </w:rPr>
          <w:delText xml:space="preserve">unfortunately, </w:delText>
        </w:r>
      </w:del>
      <w:r w:rsidRPr="00EC09DA">
        <w:rPr>
          <w:rFonts w:ascii="Times New Roman" w:hAnsi="Times New Roman" w:cs="Times New Roman"/>
          <w:sz w:val="24"/>
          <w:szCs w:val="24"/>
        </w:rPr>
        <w:t>not justified</w:t>
      </w:r>
      <w:ins w:id="750" w:author="Lyle" w:date="2020-08-06T08:54:00Z">
        <w:r w:rsidR="005536F5">
          <w:rPr>
            <w:rFonts w:ascii="Times New Roman" w:hAnsi="Times New Roman" w:cs="Times New Roman"/>
            <w:sz w:val="24"/>
            <w:szCs w:val="24"/>
          </w:rPr>
          <w:t>,</w:t>
        </w:r>
      </w:ins>
      <w:r w:rsidRPr="00EC09DA">
        <w:rPr>
          <w:rFonts w:ascii="Times New Roman" w:hAnsi="Times New Roman" w:cs="Times New Roman"/>
          <w:sz w:val="24"/>
          <w:szCs w:val="24"/>
        </w:rPr>
        <w:t xml:space="preserve"> at least for subtropical pastures. In addition, given the limitations of observational and comparative work, we suggest that longer-term field manipulations are necessary to evaluate a suite of grazing management scenarios across plant composition treatments</w:t>
      </w:r>
      <w:del w:id="751" w:author="Lyle" w:date="2020-08-06T08:57:00Z">
        <w:r w:rsidRPr="00EC09DA" w:rsidDel="00A6167B">
          <w:rPr>
            <w:rFonts w:ascii="Times New Roman" w:hAnsi="Times New Roman" w:cs="Times New Roman"/>
            <w:sz w:val="24"/>
            <w:szCs w:val="24"/>
          </w:rPr>
          <w:delText>. Such experiments will significantly</w:delText>
        </w:r>
      </w:del>
      <w:ins w:id="752" w:author="Lyle" w:date="2020-08-06T08:57:00Z">
        <w:r w:rsidR="00A6167B">
          <w:rPr>
            <w:rFonts w:ascii="Times New Roman" w:hAnsi="Times New Roman" w:cs="Times New Roman"/>
            <w:sz w:val="24"/>
            <w:szCs w:val="24"/>
          </w:rPr>
          <w:t xml:space="preserve"> to</w:t>
        </w:r>
      </w:ins>
      <w:r w:rsidRPr="00EC09DA">
        <w:rPr>
          <w:rFonts w:ascii="Times New Roman" w:hAnsi="Times New Roman" w:cs="Times New Roman"/>
          <w:sz w:val="24"/>
          <w:szCs w:val="24"/>
        </w:rPr>
        <w:t xml:space="preserve"> improve our ability to </w:t>
      </w:r>
      <w:del w:id="753" w:author="Lyle" w:date="2020-08-06T08:57:00Z">
        <w:r w:rsidRPr="00EC09DA" w:rsidDel="00A6167B">
          <w:rPr>
            <w:rFonts w:ascii="Times New Roman" w:hAnsi="Times New Roman" w:cs="Times New Roman"/>
            <w:sz w:val="24"/>
            <w:szCs w:val="24"/>
          </w:rPr>
          <w:delText xml:space="preserve">inform the </w:delText>
        </w:r>
      </w:del>
      <w:r w:rsidRPr="00EC09DA">
        <w:rPr>
          <w:rFonts w:ascii="Times New Roman" w:hAnsi="Times New Roman" w:cs="Times New Roman"/>
          <w:sz w:val="24"/>
          <w:szCs w:val="24"/>
        </w:rPr>
        <w:t xml:space="preserve">design </w:t>
      </w:r>
      <w:del w:id="754" w:author="Lyle" w:date="2020-08-06T08:58:00Z">
        <w:r w:rsidRPr="00EC09DA" w:rsidDel="00A6167B">
          <w:rPr>
            <w:rFonts w:ascii="Times New Roman" w:hAnsi="Times New Roman" w:cs="Times New Roman"/>
            <w:sz w:val="24"/>
            <w:szCs w:val="24"/>
          </w:rPr>
          <w:delText xml:space="preserve">and </w:delText>
        </w:r>
      </w:del>
      <w:r w:rsidRPr="00EC09DA">
        <w:rPr>
          <w:rFonts w:ascii="Times New Roman" w:hAnsi="Times New Roman" w:cs="Times New Roman"/>
          <w:sz w:val="24"/>
          <w:szCs w:val="24"/>
        </w:rPr>
        <w:t xml:space="preserve">management </w:t>
      </w:r>
      <w:ins w:id="755" w:author="Lyle" w:date="2020-08-06T08:58:00Z">
        <w:r w:rsidR="00A6167B">
          <w:rPr>
            <w:rFonts w:ascii="Times New Roman" w:hAnsi="Times New Roman" w:cs="Times New Roman"/>
            <w:sz w:val="24"/>
            <w:szCs w:val="24"/>
          </w:rPr>
          <w:t>strategies for</w:t>
        </w:r>
      </w:ins>
      <w:del w:id="756" w:author="Lyle" w:date="2020-08-06T08:58:00Z">
        <w:r w:rsidRPr="00EC09DA" w:rsidDel="00A6167B">
          <w:rPr>
            <w:rFonts w:ascii="Times New Roman" w:hAnsi="Times New Roman" w:cs="Times New Roman"/>
            <w:sz w:val="24"/>
            <w:szCs w:val="24"/>
          </w:rPr>
          <w:delText>of</w:delText>
        </w:r>
      </w:del>
      <w:r w:rsidRPr="00EC09DA">
        <w:rPr>
          <w:rFonts w:ascii="Times New Roman" w:hAnsi="Times New Roman" w:cs="Times New Roman"/>
          <w:sz w:val="24"/>
          <w:szCs w:val="24"/>
        </w:rPr>
        <w:t xml:space="preserve"> grassland agroecosystems </w:t>
      </w:r>
      <w:del w:id="757" w:author="Lyle" w:date="2020-08-06T08:58:00Z">
        <w:r w:rsidRPr="00EC09DA" w:rsidDel="00A6167B">
          <w:rPr>
            <w:rFonts w:ascii="Times New Roman" w:hAnsi="Times New Roman" w:cs="Times New Roman"/>
            <w:sz w:val="24"/>
            <w:szCs w:val="24"/>
          </w:rPr>
          <w:delText xml:space="preserve">for </w:delText>
        </w:r>
      </w:del>
      <w:ins w:id="758" w:author="Lyle" w:date="2020-08-06T08:58:00Z">
        <w:r w:rsidR="00A6167B">
          <w:rPr>
            <w:rFonts w:ascii="Times New Roman" w:hAnsi="Times New Roman" w:cs="Times New Roman"/>
            <w:sz w:val="24"/>
            <w:szCs w:val="24"/>
          </w:rPr>
          <w:t xml:space="preserve">to </w:t>
        </w:r>
        <w:r w:rsidR="00A6167B"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meet</w:t>
      </w:r>
      <w:del w:id="759" w:author="Lyle" w:date="2020-08-06T08:59:00Z">
        <w:r w:rsidRPr="00EC09DA" w:rsidDel="00A6167B">
          <w:rPr>
            <w:rFonts w:ascii="Times New Roman" w:hAnsi="Times New Roman" w:cs="Times New Roman"/>
            <w:sz w:val="24"/>
            <w:szCs w:val="24"/>
          </w:rPr>
          <w:delText>ing</w:delText>
        </w:r>
      </w:del>
      <w:ins w:id="760" w:author="Lyle" w:date="2020-08-06T08:59:00Z">
        <w:r w:rsidR="00A6167B">
          <w:rPr>
            <w:rFonts w:ascii="Times New Roman" w:hAnsi="Times New Roman" w:cs="Times New Roman"/>
            <w:sz w:val="24"/>
            <w:szCs w:val="24"/>
          </w:rPr>
          <w:t xml:space="preserve"> both</w:t>
        </w:r>
      </w:ins>
      <w:r w:rsidRPr="00EC09DA">
        <w:rPr>
          <w:rFonts w:ascii="Times New Roman" w:hAnsi="Times New Roman" w:cs="Times New Roman"/>
          <w:sz w:val="24"/>
          <w:szCs w:val="24"/>
        </w:rPr>
        <w:t xml:space="preserve"> above</w:t>
      </w:r>
      <w:ins w:id="761" w:author="Lyle" w:date="2020-08-05T14:17:00Z">
        <w:r w:rsidR="0060398C">
          <w:rPr>
            <w:rFonts w:ascii="Times New Roman" w:hAnsi="Times New Roman" w:cs="Times New Roman"/>
            <w:sz w:val="24"/>
            <w:szCs w:val="24"/>
          </w:rPr>
          <w:t>-</w:t>
        </w:r>
      </w:ins>
      <w:r w:rsidRPr="00EC09DA">
        <w:rPr>
          <w:rFonts w:ascii="Times New Roman" w:hAnsi="Times New Roman" w:cs="Times New Roman"/>
          <w:sz w:val="24"/>
          <w:szCs w:val="24"/>
        </w:rPr>
        <w:t xml:space="preserve">ground (forage) production goals </w:t>
      </w:r>
      <w:del w:id="762" w:author="Lyle" w:date="2020-08-06T08:59:00Z">
        <w:r w:rsidRPr="00EC09DA" w:rsidDel="00A6167B">
          <w:rPr>
            <w:rFonts w:ascii="Times New Roman" w:hAnsi="Times New Roman" w:cs="Times New Roman"/>
            <w:sz w:val="24"/>
            <w:szCs w:val="24"/>
          </w:rPr>
          <w:delText>while also</w:delText>
        </w:r>
      </w:del>
      <w:ins w:id="763" w:author="Lyle" w:date="2020-08-06T08:59:00Z">
        <w:r w:rsidR="00A6167B">
          <w:rPr>
            <w:rFonts w:ascii="Times New Roman" w:hAnsi="Times New Roman" w:cs="Times New Roman"/>
            <w:sz w:val="24"/>
            <w:szCs w:val="24"/>
          </w:rPr>
          <w:t>and</w:t>
        </w:r>
      </w:ins>
      <w:r w:rsidRPr="00EC09DA">
        <w:rPr>
          <w:rFonts w:ascii="Times New Roman" w:hAnsi="Times New Roman" w:cs="Times New Roman"/>
          <w:sz w:val="24"/>
          <w:szCs w:val="24"/>
        </w:rPr>
        <w:t xml:space="preserve"> optimiz</w:t>
      </w:r>
      <w:ins w:id="764" w:author="Lyle" w:date="2020-08-06T08:59:00Z">
        <w:r w:rsidR="00A6167B">
          <w:rPr>
            <w:rFonts w:ascii="Times New Roman" w:hAnsi="Times New Roman" w:cs="Times New Roman"/>
            <w:sz w:val="24"/>
            <w:szCs w:val="24"/>
          </w:rPr>
          <w:t>e</w:t>
        </w:r>
      </w:ins>
      <w:del w:id="765" w:author="Lyle" w:date="2020-08-06T08:59:00Z">
        <w:r w:rsidRPr="00EC09DA" w:rsidDel="00A6167B">
          <w:rPr>
            <w:rFonts w:ascii="Times New Roman" w:hAnsi="Times New Roman" w:cs="Times New Roman"/>
            <w:sz w:val="24"/>
            <w:szCs w:val="24"/>
          </w:rPr>
          <w:delText>ing</w:delText>
        </w:r>
      </w:del>
      <w:r w:rsidRPr="00EC09DA">
        <w:rPr>
          <w:rFonts w:ascii="Times New Roman" w:hAnsi="Times New Roman" w:cs="Times New Roman"/>
          <w:sz w:val="24"/>
          <w:szCs w:val="24"/>
        </w:rPr>
        <w:t xml:space="preserve"> below</w:t>
      </w:r>
      <w:ins w:id="766" w:author="Lyle" w:date="2020-08-05T14:17:00Z">
        <w:r w:rsidR="0060398C">
          <w:rPr>
            <w:rFonts w:ascii="Times New Roman" w:hAnsi="Times New Roman" w:cs="Times New Roman"/>
            <w:sz w:val="24"/>
            <w:szCs w:val="24"/>
          </w:rPr>
          <w:t>-</w:t>
        </w:r>
      </w:ins>
      <w:r w:rsidRPr="00EC09DA">
        <w:rPr>
          <w:rFonts w:ascii="Times New Roman" w:hAnsi="Times New Roman" w:cs="Times New Roman"/>
          <w:sz w:val="24"/>
          <w:szCs w:val="24"/>
        </w:rPr>
        <w:t>ground production</w:t>
      </w:r>
      <w:del w:id="767" w:author="Lyle" w:date="2020-08-06T09:00:00Z">
        <w:r w:rsidRPr="00EC09DA" w:rsidDel="00A6167B">
          <w:rPr>
            <w:rFonts w:ascii="Times New Roman" w:hAnsi="Times New Roman" w:cs="Times New Roman"/>
            <w:sz w:val="24"/>
            <w:szCs w:val="24"/>
          </w:rPr>
          <w:delText xml:space="preserve">, and thus </w:delText>
        </w:r>
      </w:del>
      <w:ins w:id="768" w:author="Lyle" w:date="2020-08-06T09:00:00Z">
        <w:r w:rsidR="00A6167B">
          <w:rPr>
            <w:rFonts w:ascii="Times New Roman" w:hAnsi="Times New Roman" w:cs="Times New Roman"/>
            <w:sz w:val="24"/>
            <w:szCs w:val="24"/>
          </w:rPr>
          <w:t xml:space="preserve"> so as to improve </w:t>
        </w:r>
      </w:ins>
      <w:r w:rsidRPr="00EC09DA">
        <w:rPr>
          <w:rFonts w:ascii="Times New Roman" w:hAnsi="Times New Roman" w:cs="Times New Roman"/>
          <w:sz w:val="24"/>
          <w:szCs w:val="24"/>
        </w:rPr>
        <w:t>soil carbon sequestration</w:t>
      </w:r>
      <w:ins w:id="769" w:author="Lyle" w:date="2020-08-06T09:00:00Z">
        <w:r w:rsidR="00A6167B">
          <w:rPr>
            <w:rFonts w:ascii="Times New Roman" w:hAnsi="Times New Roman" w:cs="Times New Roman"/>
            <w:sz w:val="24"/>
            <w:szCs w:val="24"/>
          </w:rPr>
          <w:t>,</w:t>
        </w:r>
      </w:ins>
      <w:del w:id="770" w:author="Lyle" w:date="2020-08-06T09:00:00Z">
        <w:r w:rsidRPr="00EC09DA" w:rsidDel="00A6167B">
          <w:rPr>
            <w:rFonts w:ascii="Times New Roman" w:hAnsi="Times New Roman" w:cs="Times New Roman"/>
            <w:sz w:val="24"/>
            <w:szCs w:val="24"/>
          </w:rPr>
          <w:delText xml:space="preserve"> and other soil carbon mediated ecosystem services such as</w:delText>
        </w:r>
      </w:del>
      <w:r w:rsidRPr="00EC09DA">
        <w:rPr>
          <w:rFonts w:ascii="Times New Roman" w:hAnsi="Times New Roman" w:cs="Times New Roman"/>
          <w:sz w:val="24"/>
          <w:szCs w:val="24"/>
        </w:rPr>
        <w:t xml:space="preserve"> nutrient retention and water cycling</w:t>
      </w:r>
      <w:ins w:id="771" w:author="Lyle" w:date="2020-08-06T09:00:00Z">
        <w:r w:rsidR="00A6167B">
          <w:rPr>
            <w:rFonts w:ascii="Times New Roman" w:hAnsi="Times New Roman" w:cs="Times New Roman"/>
            <w:sz w:val="24"/>
            <w:szCs w:val="24"/>
          </w:rPr>
          <w:t>.</w:t>
        </w:r>
      </w:ins>
      <w:del w:id="772" w:author="Lyle" w:date="2020-08-06T09:00:00Z">
        <w:r w:rsidRPr="00EC09DA" w:rsidDel="00A6167B">
          <w:rPr>
            <w:rFonts w:ascii="Times New Roman" w:hAnsi="Times New Roman" w:cs="Times New Roman"/>
            <w:sz w:val="24"/>
            <w:szCs w:val="24"/>
          </w:rPr>
          <w:delText xml:space="preserve"> </w:delText>
        </w:r>
        <w:r w:rsidR="00344353" w:rsidDel="00A6167B">
          <w:rPr>
            <w:rFonts w:ascii="Times New Roman" w:hAnsi="Times New Roman" w:cs="Times New Roman"/>
            <w:sz w:val="24"/>
          </w:rPr>
          <w:delText>(Lal 2010)</w:delText>
        </w:r>
        <w:r w:rsidRPr="00EC09DA" w:rsidDel="00A6167B">
          <w:rPr>
            <w:rFonts w:ascii="Times New Roman" w:hAnsi="Times New Roman" w:cs="Times New Roman"/>
            <w:sz w:val="24"/>
            <w:szCs w:val="24"/>
          </w:rPr>
          <w:delText>.</w:delText>
        </w:r>
      </w:del>
      <w:bookmarkStart w:id="773" w:name="_GoBack"/>
      <w:bookmarkEnd w:id="773"/>
      <w:r w:rsidRPr="00EC09DA">
        <w:rPr>
          <w:rFonts w:ascii="Times New Roman" w:hAnsi="Times New Roman" w:cs="Times New Roman"/>
          <w:sz w:val="24"/>
          <w:szCs w:val="24"/>
        </w:rPr>
        <w:t xml:space="preserve"> </w:t>
      </w:r>
    </w:p>
    <w:p w14:paraId="201A8BBA" w14:textId="77777777" w:rsidR="00130F24" w:rsidRPr="00EC09DA" w:rsidRDefault="00130F24">
      <w:pPr>
        <w:pStyle w:val="Normal1"/>
        <w:contextualSpacing w:val="0"/>
        <w:rPr>
          <w:rFonts w:ascii="Times New Roman" w:hAnsi="Times New Roman" w:cs="Times New Roman"/>
          <w:b/>
          <w:sz w:val="24"/>
          <w:szCs w:val="24"/>
        </w:rPr>
      </w:pPr>
    </w:p>
    <w:p w14:paraId="5E2ADE2C" w14:textId="77777777" w:rsidR="00130F24" w:rsidRPr="00EC09DA" w:rsidRDefault="00130F24">
      <w:pPr>
        <w:pStyle w:val="Normal1"/>
        <w:contextualSpacing w:val="0"/>
        <w:rPr>
          <w:rFonts w:ascii="Times New Roman" w:hAnsi="Times New Roman" w:cs="Times New Roman"/>
          <w:b/>
          <w:sz w:val="24"/>
          <w:szCs w:val="24"/>
        </w:rPr>
      </w:pPr>
    </w:p>
    <w:p w14:paraId="4F713E91" w14:textId="5C81A32F" w:rsidR="00AF4906" w:rsidRPr="00EC09DA" w:rsidRDefault="00B45195">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Acknowledg</w:t>
      </w:r>
      <w:del w:id="774" w:author="Lyle" w:date="2020-08-05T14:18:00Z">
        <w:r w:rsidRPr="00EC09DA" w:rsidDel="0060398C">
          <w:rPr>
            <w:rFonts w:ascii="Times New Roman" w:hAnsi="Times New Roman" w:cs="Times New Roman"/>
            <w:b/>
            <w:sz w:val="24"/>
            <w:szCs w:val="24"/>
          </w:rPr>
          <w:delText>e</w:delText>
        </w:r>
      </w:del>
      <w:r w:rsidRPr="00EC09DA">
        <w:rPr>
          <w:rFonts w:ascii="Times New Roman" w:hAnsi="Times New Roman" w:cs="Times New Roman"/>
          <w:b/>
          <w:sz w:val="24"/>
          <w:szCs w:val="24"/>
        </w:rPr>
        <w:t>ments</w:t>
      </w:r>
    </w:p>
    <w:p w14:paraId="059BA555" w14:textId="77777777" w:rsidR="0060398C" w:rsidRDefault="0060398C" w:rsidP="00CF3A76">
      <w:pPr>
        <w:spacing w:line="480" w:lineRule="auto"/>
        <w:rPr>
          <w:ins w:id="775" w:author="Lyle" w:date="2020-08-05T14:18:00Z"/>
          <w:rFonts w:ascii="Times New Roman" w:hAnsi="Times New Roman" w:cs="Times New Roman"/>
          <w:sz w:val="24"/>
          <w:szCs w:val="24"/>
        </w:rPr>
      </w:pPr>
    </w:p>
    <w:p w14:paraId="27C84F3E" w14:textId="41D7C5B3" w:rsidR="00B77860" w:rsidRPr="00CF3A76" w:rsidRDefault="008B5945" w:rsidP="00CF3A7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For significant assistance with field work and data collection we thank Carly </w:t>
      </w:r>
      <w:proofErr w:type="spellStart"/>
      <w:r w:rsidRPr="00EC09DA">
        <w:rPr>
          <w:rFonts w:ascii="Times New Roman" w:hAnsi="Times New Roman" w:cs="Times New Roman"/>
          <w:sz w:val="24"/>
          <w:szCs w:val="24"/>
        </w:rPr>
        <w:t>Althoff</w:t>
      </w:r>
      <w:proofErr w:type="spellEnd"/>
      <w:r w:rsidRPr="00EC09DA">
        <w:rPr>
          <w:rFonts w:ascii="Times New Roman" w:hAnsi="Times New Roman" w:cs="Times New Roman"/>
          <w:sz w:val="24"/>
          <w:szCs w:val="24"/>
        </w:rPr>
        <w:t xml:space="preserve">, Jessica Wilson, Trevor </w:t>
      </w:r>
      <w:proofErr w:type="spellStart"/>
      <w:r w:rsidRPr="00EC09DA">
        <w:rPr>
          <w:rFonts w:ascii="Times New Roman" w:hAnsi="Times New Roman" w:cs="Times New Roman"/>
          <w:sz w:val="24"/>
          <w:szCs w:val="24"/>
        </w:rPr>
        <w:t>Caughlin</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Anand</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Roopsind</w:t>
      </w:r>
      <w:proofErr w:type="spellEnd"/>
      <w:r w:rsidRPr="00EC09DA">
        <w:rPr>
          <w:rFonts w:ascii="Times New Roman" w:hAnsi="Times New Roman" w:cs="Times New Roman"/>
          <w:sz w:val="24"/>
          <w:szCs w:val="24"/>
        </w:rPr>
        <w:t xml:space="preserve">, James Estrada and Bryan </w:t>
      </w:r>
      <w:proofErr w:type="spellStart"/>
      <w:r w:rsidRPr="00EC09DA">
        <w:rPr>
          <w:rFonts w:ascii="Times New Roman" w:hAnsi="Times New Roman" w:cs="Times New Roman"/>
          <w:sz w:val="24"/>
          <w:szCs w:val="24"/>
        </w:rPr>
        <w:t>Tarbox</w:t>
      </w:r>
      <w:proofErr w:type="spellEnd"/>
      <w:r w:rsidRPr="00EC09DA">
        <w:rPr>
          <w:rFonts w:ascii="Times New Roman" w:hAnsi="Times New Roman" w:cs="Times New Roman"/>
          <w:sz w:val="24"/>
          <w:szCs w:val="24"/>
        </w:rPr>
        <w:t>.</w:t>
      </w:r>
    </w:p>
    <w:p w14:paraId="4A94B439" w14:textId="77777777" w:rsidR="00951C47" w:rsidRPr="00EC09DA" w:rsidRDefault="00951C47">
      <w:pPr>
        <w:pStyle w:val="Normal1"/>
        <w:contextualSpacing w:val="0"/>
        <w:rPr>
          <w:rFonts w:ascii="Times New Roman" w:hAnsi="Times New Roman" w:cs="Times New Roman"/>
          <w:b/>
          <w:sz w:val="24"/>
          <w:szCs w:val="24"/>
        </w:rPr>
      </w:pPr>
    </w:p>
    <w:p w14:paraId="45D2B91C" w14:textId="6C64BCDA" w:rsidR="00800358" w:rsidRPr="00EC09DA" w:rsidRDefault="00B45195">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lastRenderedPageBreak/>
        <w:t>References</w:t>
      </w:r>
    </w:p>
    <w:p w14:paraId="40144F2C" w14:textId="655B2F4E" w:rsidR="00B77860" w:rsidRPr="00EC09DA" w:rsidRDefault="00B77860">
      <w:pPr>
        <w:pStyle w:val="Normal1"/>
        <w:contextualSpacing w:val="0"/>
        <w:rPr>
          <w:rFonts w:ascii="Times New Roman" w:hAnsi="Times New Roman" w:cs="Times New Roman"/>
          <w:sz w:val="24"/>
          <w:szCs w:val="24"/>
        </w:rPr>
      </w:pPr>
    </w:p>
    <w:p w14:paraId="3B855B9B" w14:textId="7AF7999D"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Augustine DJ</w:t>
      </w:r>
      <w:r w:rsidR="00BE3C50" w:rsidRPr="008201BC">
        <w:rPr>
          <w:rFonts w:ascii="Times New Roman" w:hAnsi="Times New Roman" w:cs="Times New Roman"/>
          <w:sz w:val="24"/>
          <w:szCs w:val="24"/>
        </w:rPr>
        <w:t>;</w:t>
      </w:r>
      <w:r w:rsidRPr="008201BC">
        <w:rPr>
          <w:rFonts w:ascii="Times New Roman" w:hAnsi="Times New Roman" w:cs="Times New Roman"/>
          <w:sz w:val="24"/>
          <w:szCs w:val="24"/>
        </w:rPr>
        <w:t xml:space="preserve"> Dijkstra FA</w:t>
      </w:r>
      <w:r w:rsidR="00BE3C50" w:rsidRPr="008201BC">
        <w:rPr>
          <w:rFonts w:ascii="Times New Roman" w:hAnsi="Times New Roman" w:cs="Times New Roman"/>
          <w:sz w:val="24"/>
          <w:szCs w:val="24"/>
        </w:rPr>
        <w:t>;</w:t>
      </w:r>
      <w:r w:rsidRPr="008201BC">
        <w:rPr>
          <w:rFonts w:ascii="Times New Roman" w:hAnsi="Times New Roman" w:cs="Times New Roman"/>
          <w:sz w:val="24"/>
          <w:szCs w:val="24"/>
        </w:rPr>
        <w:t xml:space="preserve"> Iii EWH</w:t>
      </w:r>
      <w:r w:rsidR="00BE3C50" w:rsidRPr="008201BC">
        <w:rPr>
          <w:rFonts w:ascii="Times New Roman" w:hAnsi="Times New Roman" w:cs="Times New Roman"/>
          <w:sz w:val="24"/>
          <w:szCs w:val="24"/>
        </w:rPr>
        <w:t>;</w:t>
      </w:r>
      <w:r w:rsidRPr="008201BC">
        <w:rPr>
          <w:rFonts w:ascii="Times New Roman" w:hAnsi="Times New Roman" w:cs="Times New Roman"/>
          <w:sz w:val="24"/>
          <w:szCs w:val="24"/>
        </w:rPr>
        <w:t xml:space="preserve"> Morgan JA. 2011. Rhizosphere interactions, carbon allocation, and nitrogen acquisition of two perennial North American grasses in response to defoliation and elevated atmospheric CO2.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165:755–770.</w:t>
      </w:r>
    </w:p>
    <w:p w14:paraId="0618100B" w14:textId="75F770D2"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Avolio ML</w:t>
      </w:r>
      <w:r w:rsidR="00BE3C50" w:rsidRPr="008201BC">
        <w:rPr>
          <w:rFonts w:ascii="Times New Roman" w:hAnsi="Times New Roman" w:cs="Times New Roman"/>
          <w:sz w:val="24"/>
          <w:szCs w:val="24"/>
        </w:rPr>
        <w:t>;</w:t>
      </w:r>
      <w:r w:rsidRPr="008201BC">
        <w:rPr>
          <w:rFonts w:ascii="Times New Roman" w:hAnsi="Times New Roman" w:cs="Times New Roman"/>
          <w:sz w:val="24"/>
          <w:szCs w:val="24"/>
        </w:rPr>
        <w:t xml:space="preserve"> Chang CC</w:t>
      </w:r>
      <w:r w:rsidR="00BE3C50" w:rsidRPr="008201BC">
        <w:rPr>
          <w:rFonts w:ascii="Times New Roman" w:hAnsi="Times New Roman" w:cs="Times New Roman"/>
          <w:sz w:val="24"/>
          <w:szCs w:val="24"/>
        </w:rPr>
        <w:t>;</w:t>
      </w:r>
      <w:r w:rsidRPr="008201BC">
        <w:rPr>
          <w:rFonts w:ascii="Times New Roman" w:hAnsi="Times New Roman" w:cs="Times New Roman"/>
          <w:sz w:val="24"/>
          <w:szCs w:val="24"/>
        </w:rPr>
        <w:t xml:space="preserve"> Smith MD. 2011. Assessing </w:t>
      </w:r>
      <w:r w:rsidR="008201BC">
        <w:rPr>
          <w:rFonts w:ascii="Times New Roman" w:hAnsi="Times New Roman" w:cs="Times New Roman"/>
          <w:sz w:val="24"/>
          <w:szCs w:val="24"/>
        </w:rPr>
        <w:t>f</w:t>
      </w:r>
      <w:r w:rsidRPr="008201BC">
        <w:rPr>
          <w:rFonts w:ascii="Times New Roman" w:hAnsi="Times New Roman" w:cs="Times New Roman"/>
          <w:sz w:val="24"/>
          <w:szCs w:val="24"/>
        </w:rPr>
        <w:t>ine-</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cale </w:t>
      </w:r>
      <w:r w:rsidR="008201BC">
        <w:rPr>
          <w:rFonts w:ascii="Times New Roman" w:hAnsi="Times New Roman" w:cs="Times New Roman"/>
          <w:sz w:val="24"/>
          <w:szCs w:val="24"/>
        </w:rPr>
        <w:t>g</w:t>
      </w:r>
      <w:r w:rsidRPr="008201BC">
        <w:rPr>
          <w:rFonts w:ascii="Times New Roman" w:hAnsi="Times New Roman" w:cs="Times New Roman"/>
          <w:sz w:val="24"/>
          <w:szCs w:val="24"/>
        </w:rPr>
        <w:t xml:space="preserve">enotypic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tructure of a </w:t>
      </w:r>
      <w:r w:rsidR="008201BC">
        <w:rPr>
          <w:rFonts w:ascii="Times New Roman" w:hAnsi="Times New Roman" w:cs="Times New Roman"/>
          <w:sz w:val="24"/>
          <w:szCs w:val="24"/>
        </w:rPr>
        <w:t>d</w:t>
      </w:r>
      <w:r w:rsidRPr="008201BC">
        <w:rPr>
          <w:rFonts w:ascii="Times New Roman" w:hAnsi="Times New Roman" w:cs="Times New Roman"/>
          <w:sz w:val="24"/>
          <w:szCs w:val="24"/>
        </w:rPr>
        <w:t xml:space="preserve">ominant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pecies in </w:t>
      </w:r>
      <w:r w:rsidR="008201BC">
        <w:rPr>
          <w:rFonts w:ascii="Times New Roman" w:hAnsi="Times New Roman" w:cs="Times New Roman"/>
          <w:sz w:val="24"/>
          <w:szCs w:val="24"/>
        </w:rPr>
        <w:t>n</w:t>
      </w:r>
      <w:r w:rsidRPr="008201BC">
        <w:rPr>
          <w:rFonts w:ascii="Times New Roman" w:hAnsi="Times New Roman" w:cs="Times New Roman"/>
          <w:sz w:val="24"/>
          <w:szCs w:val="24"/>
        </w:rPr>
        <w:t xml:space="preserve">ative </w:t>
      </w:r>
      <w:r w:rsidR="008201BC">
        <w:rPr>
          <w:rFonts w:ascii="Times New Roman" w:hAnsi="Times New Roman" w:cs="Times New Roman"/>
          <w:sz w:val="24"/>
          <w:szCs w:val="24"/>
        </w:rPr>
        <w:t>g</w:t>
      </w:r>
      <w:r w:rsidRPr="008201BC">
        <w:rPr>
          <w:rFonts w:ascii="Times New Roman" w:hAnsi="Times New Roman" w:cs="Times New Roman"/>
          <w:sz w:val="24"/>
          <w:szCs w:val="24"/>
        </w:rPr>
        <w:t>rasslands. The American Midland Naturalist 165:211–224.</w:t>
      </w:r>
    </w:p>
    <w:p w14:paraId="642C3B74" w14:textId="61E899E8"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Balogianni</w:t>
      </w:r>
      <w:proofErr w:type="spellEnd"/>
      <w:r w:rsidRPr="008201BC">
        <w:rPr>
          <w:rFonts w:ascii="Times New Roman" w:hAnsi="Times New Roman" w:cs="Times New Roman"/>
          <w:sz w:val="24"/>
          <w:szCs w:val="24"/>
        </w:rPr>
        <w:t xml:space="preserve"> VG</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Wilson SD</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Vaness</w:t>
      </w:r>
      <w:proofErr w:type="spellEnd"/>
      <w:r w:rsidRPr="008201BC">
        <w:rPr>
          <w:rFonts w:ascii="Times New Roman" w:hAnsi="Times New Roman" w:cs="Times New Roman"/>
          <w:sz w:val="24"/>
          <w:szCs w:val="24"/>
        </w:rPr>
        <w:t xml:space="preserve"> BM</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MacDougall AS</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Pinno</w:t>
      </w:r>
      <w:proofErr w:type="spellEnd"/>
      <w:r w:rsidRPr="008201BC">
        <w:rPr>
          <w:rFonts w:ascii="Times New Roman" w:hAnsi="Times New Roman" w:cs="Times New Roman"/>
          <w:sz w:val="24"/>
          <w:szCs w:val="24"/>
        </w:rPr>
        <w:t xml:space="preserve"> BD. 2014. Different root and shoot responses to mowing and fertility in native and invaded grassland. Rangeland Ecology &amp; Management 67:39–45.</w:t>
      </w:r>
    </w:p>
    <w:p w14:paraId="0FF1B998" w14:textId="7541DDBD"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Bardgett</w:t>
      </w:r>
      <w:proofErr w:type="spellEnd"/>
      <w:r w:rsidRPr="008201BC">
        <w:rPr>
          <w:rFonts w:ascii="Times New Roman" w:hAnsi="Times New Roman" w:cs="Times New Roman"/>
          <w:sz w:val="24"/>
          <w:szCs w:val="24"/>
        </w:rPr>
        <w:t xml:space="preserve"> RD</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Wardle DA</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Yeates</w:t>
      </w:r>
      <w:proofErr w:type="spellEnd"/>
      <w:r w:rsidRPr="008201BC">
        <w:rPr>
          <w:rFonts w:ascii="Times New Roman" w:hAnsi="Times New Roman" w:cs="Times New Roman"/>
          <w:sz w:val="24"/>
          <w:szCs w:val="24"/>
        </w:rPr>
        <w:t xml:space="preserve"> GW. 1998. Linking above-ground and below-ground interactions: how plant responses to foliar herbivory influence soil organisms. Soil Biology and Biochemistry 30:1867–1878.</w:t>
      </w:r>
    </w:p>
    <w:p w14:paraId="4769B7A3" w14:textId="4F97637E"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Beaty</w:t>
      </w:r>
      <w:proofErr w:type="spellEnd"/>
      <w:r w:rsidRPr="008201BC">
        <w:rPr>
          <w:rFonts w:ascii="Times New Roman" w:hAnsi="Times New Roman" w:cs="Times New Roman"/>
          <w:sz w:val="24"/>
          <w:szCs w:val="24"/>
        </w:rPr>
        <w:t xml:space="preserve"> ER</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Stanley RL</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Powell J. 1968. Effect of </w:t>
      </w:r>
      <w:r w:rsidR="008201BC">
        <w:rPr>
          <w:rFonts w:ascii="Times New Roman" w:hAnsi="Times New Roman" w:cs="Times New Roman"/>
          <w:sz w:val="24"/>
          <w:szCs w:val="24"/>
        </w:rPr>
        <w:t>h</w:t>
      </w:r>
      <w:r w:rsidRPr="008201BC">
        <w:rPr>
          <w:rFonts w:ascii="Times New Roman" w:hAnsi="Times New Roman" w:cs="Times New Roman"/>
          <w:sz w:val="24"/>
          <w:szCs w:val="24"/>
        </w:rPr>
        <w:t xml:space="preserve">eight of </w:t>
      </w:r>
      <w:r w:rsidR="008201BC">
        <w:rPr>
          <w:rFonts w:ascii="Times New Roman" w:hAnsi="Times New Roman" w:cs="Times New Roman"/>
          <w:sz w:val="24"/>
          <w:szCs w:val="24"/>
        </w:rPr>
        <w:t>c</w:t>
      </w:r>
      <w:r w:rsidRPr="008201BC">
        <w:rPr>
          <w:rFonts w:ascii="Times New Roman" w:hAnsi="Times New Roman" w:cs="Times New Roman"/>
          <w:sz w:val="24"/>
          <w:szCs w:val="24"/>
        </w:rPr>
        <w:t xml:space="preserve">ut on </w:t>
      </w:r>
      <w:r w:rsidR="008201BC">
        <w:rPr>
          <w:rFonts w:ascii="Times New Roman" w:hAnsi="Times New Roman" w:cs="Times New Roman"/>
          <w:sz w:val="24"/>
          <w:szCs w:val="24"/>
        </w:rPr>
        <w:t>y</w:t>
      </w:r>
      <w:r w:rsidRPr="008201BC">
        <w:rPr>
          <w:rFonts w:ascii="Times New Roman" w:hAnsi="Times New Roman" w:cs="Times New Roman"/>
          <w:sz w:val="24"/>
          <w:szCs w:val="24"/>
        </w:rPr>
        <w:t xml:space="preserve">ield of Pensacola </w:t>
      </w:r>
      <w:proofErr w:type="spellStart"/>
      <w:r w:rsidR="008201BC">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commentRangeStart w:id="776"/>
      <w:r w:rsidRPr="0060398C">
        <w:rPr>
          <w:rFonts w:ascii="Times New Roman" w:hAnsi="Times New Roman" w:cs="Times New Roman"/>
          <w:sz w:val="24"/>
          <w:szCs w:val="24"/>
        </w:rPr>
        <w:t>1.</w:t>
      </w:r>
      <w:r w:rsidRPr="008201BC">
        <w:rPr>
          <w:rFonts w:ascii="Times New Roman" w:hAnsi="Times New Roman" w:cs="Times New Roman"/>
          <w:sz w:val="24"/>
          <w:szCs w:val="24"/>
        </w:rPr>
        <w:t xml:space="preserve"> </w:t>
      </w:r>
      <w:commentRangeEnd w:id="776"/>
      <w:r w:rsidR="0060398C">
        <w:rPr>
          <w:rStyle w:val="CommentReference"/>
          <w:rFonts w:asciiTheme="minorHAnsi" w:eastAsiaTheme="minorHAnsi" w:hAnsiTheme="minorHAnsi" w:cstheme="minorBidi"/>
        </w:rPr>
        <w:commentReference w:id="776"/>
      </w:r>
      <w:r w:rsidRPr="008201BC">
        <w:rPr>
          <w:rFonts w:ascii="Times New Roman" w:hAnsi="Times New Roman" w:cs="Times New Roman"/>
          <w:sz w:val="24"/>
          <w:szCs w:val="24"/>
        </w:rPr>
        <w:t>Agronomy Journal 60:356–358.</w:t>
      </w:r>
    </w:p>
    <w:p w14:paraId="3DB6C3A1" w14:textId="5FC2FBF6"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Briske</w:t>
      </w:r>
      <w:proofErr w:type="spellEnd"/>
      <w:r w:rsidRPr="008201BC">
        <w:rPr>
          <w:rFonts w:ascii="Times New Roman" w:hAnsi="Times New Roman" w:cs="Times New Roman"/>
          <w:sz w:val="24"/>
          <w:szCs w:val="24"/>
        </w:rPr>
        <w:t xml:space="preserve"> D</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Richards J. 1995. Plant responses to defoliation: a physiological, morphological and demographic evaluation. </w:t>
      </w:r>
      <w:r w:rsidRPr="0060398C">
        <w:rPr>
          <w:rFonts w:ascii="Times New Roman" w:hAnsi="Times New Roman" w:cs="Times New Roman"/>
          <w:iCs/>
          <w:sz w:val="24"/>
          <w:szCs w:val="24"/>
          <w:rPrChange w:id="777" w:author="Lyle" w:date="2020-08-05T14:20:00Z">
            <w:rPr>
              <w:rFonts w:ascii="Times New Roman" w:hAnsi="Times New Roman" w:cs="Times New Roman"/>
              <w:i/>
              <w:iCs/>
              <w:sz w:val="24"/>
              <w:szCs w:val="24"/>
            </w:rPr>
          </w:rPrChange>
        </w:rPr>
        <w:t>In</w:t>
      </w:r>
      <w:proofErr w:type="gramStart"/>
      <w:ins w:id="778" w:author="Lyle" w:date="2020-08-05T14:20:00Z">
        <w:r w:rsidR="0060398C">
          <w:rPr>
            <w:rFonts w:ascii="Times New Roman" w:hAnsi="Times New Roman" w:cs="Times New Roman"/>
            <w:sz w:val="24"/>
            <w:szCs w:val="24"/>
          </w:rPr>
          <w:t>:</w:t>
        </w:r>
      </w:ins>
      <w:r w:rsidRPr="008201BC">
        <w:rPr>
          <w:rFonts w:ascii="Times New Roman" w:hAnsi="Times New Roman" w:cs="Times New Roman"/>
          <w:sz w:val="24"/>
          <w:szCs w:val="24"/>
        </w:rPr>
        <w:t xml:space="preserve"> </w:t>
      </w:r>
      <w:commentRangeStart w:id="779"/>
      <w:ins w:id="780" w:author="Lyle" w:date="2020-08-05T14:20:00Z">
        <w:r w:rsidR="0060398C">
          <w:rPr>
            <w:rFonts w:ascii="Times New Roman" w:hAnsi="Times New Roman" w:cs="Times New Roman"/>
            <w:sz w:val="24"/>
            <w:szCs w:val="24"/>
          </w:rPr>
          <w:t>??????</w:t>
        </w:r>
        <w:commentRangeEnd w:id="779"/>
        <w:proofErr w:type="gramEnd"/>
        <w:r w:rsidR="0060398C">
          <w:rPr>
            <w:rStyle w:val="CommentReference"/>
            <w:rFonts w:asciiTheme="minorHAnsi" w:eastAsiaTheme="minorHAnsi" w:hAnsiTheme="minorHAnsi" w:cstheme="minorBidi"/>
          </w:rPr>
          <w:commentReference w:id="779"/>
        </w:r>
        <w:r w:rsidR="0060398C">
          <w:rPr>
            <w:rFonts w:ascii="Times New Roman" w:hAnsi="Times New Roman" w:cs="Times New Roman"/>
            <w:sz w:val="24"/>
            <w:szCs w:val="24"/>
          </w:rPr>
          <w:t xml:space="preserve"> </w:t>
        </w:r>
      </w:ins>
      <w:r w:rsidRPr="008201BC">
        <w:rPr>
          <w:rFonts w:ascii="Times New Roman" w:hAnsi="Times New Roman" w:cs="Times New Roman"/>
          <w:sz w:val="24"/>
          <w:szCs w:val="24"/>
        </w:rPr>
        <w:t xml:space="preserve">Wildland plants: physiological ecology and developmental morphology. </w:t>
      </w:r>
      <w:del w:id="781" w:author="Lyle" w:date="2020-08-05T14:20:00Z">
        <w:r w:rsidRPr="008201BC" w:rsidDel="0060398C">
          <w:rPr>
            <w:rFonts w:ascii="Times New Roman" w:hAnsi="Times New Roman" w:cs="Times New Roman"/>
            <w:sz w:val="24"/>
            <w:szCs w:val="24"/>
          </w:rPr>
          <w:delText>p</w:delText>
        </w:r>
      </w:del>
      <w:r w:rsidRPr="008201BC">
        <w:rPr>
          <w:rFonts w:ascii="Times New Roman" w:hAnsi="Times New Roman" w:cs="Times New Roman"/>
          <w:sz w:val="24"/>
          <w:szCs w:val="24"/>
        </w:rPr>
        <w:t xml:space="preserve">p. 635–710. </w:t>
      </w:r>
      <w:commentRangeStart w:id="782"/>
      <w:r w:rsidRPr="008201BC">
        <w:rPr>
          <w:rFonts w:ascii="Times New Roman" w:hAnsi="Times New Roman" w:cs="Times New Roman"/>
          <w:sz w:val="24"/>
          <w:szCs w:val="24"/>
        </w:rPr>
        <w:t>Society for Range Management</w:t>
      </w:r>
      <w:commentRangeEnd w:id="782"/>
      <w:r w:rsidR="0060398C">
        <w:rPr>
          <w:rStyle w:val="CommentReference"/>
          <w:rFonts w:asciiTheme="minorHAnsi" w:eastAsiaTheme="minorHAnsi" w:hAnsiTheme="minorHAnsi" w:cstheme="minorBidi"/>
        </w:rPr>
        <w:commentReference w:id="782"/>
      </w:r>
      <w:r w:rsidRPr="008201BC">
        <w:rPr>
          <w:rFonts w:ascii="Times New Roman" w:hAnsi="Times New Roman" w:cs="Times New Roman"/>
          <w:sz w:val="24"/>
          <w:szCs w:val="24"/>
        </w:rPr>
        <w:t>.</w:t>
      </w:r>
    </w:p>
    <w:p w14:paraId="277BC20B" w14:textId="76B78503"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Cahill KN</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Kucharik</w:t>
      </w:r>
      <w:proofErr w:type="spellEnd"/>
      <w:r w:rsidRPr="008201BC">
        <w:rPr>
          <w:rFonts w:ascii="Times New Roman" w:hAnsi="Times New Roman" w:cs="Times New Roman"/>
          <w:sz w:val="24"/>
          <w:szCs w:val="24"/>
        </w:rPr>
        <w:t xml:space="preserve"> CJ</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Foley JA. 2009. Prairie restoration and carbon sequestration: difficulties quantifying C sources and sinks using a biometric approach. Ecological Applications 19:2185–2201.</w:t>
      </w:r>
    </w:p>
    <w:p w14:paraId="51CFEF92" w14:textId="1036072A"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Carman JG. 1985. Morphological </w:t>
      </w:r>
      <w:r w:rsidR="008201BC">
        <w:rPr>
          <w:rFonts w:ascii="Times New Roman" w:hAnsi="Times New Roman" w:cs="Times New Roman"/>
          <w:sz w:val="24"/>
          <w:szCs w:val="24"/>
        </w:rPr>
        <w:t>c</w:t>
      </w:r>
      <w:r w:rsidRPr="008201BC">
        <w:rPr>
          <w:rFonts w:ascii="Times New Roman" w:hAnsi="Times New Roman" w:cs="Times New Roman"/>
          <w:sz w:val="24"/>
          <w:szCs w:val="24"/>
        </w:rPr>
        <w:t xml:space="preserve">haracterization and </w:t>
      </w:r>
      <w:r w:rsidR="008201BC">
        <w:rPr>
          <w:rFonts w:ascii="Times New Roman" w:hAnsi="Times New Roman" w:cs="Times New Roman"/>
          <w:sz w:val="24"/>
          <w:szCs w:val="24"/>
        </w:rPr>
        <w:t>d</w:t>
      </w:r>
      <w:r w:rsidRPr="008201BC">
        <w:rPr>
          <w:rFonts w:ascii="Times New Roman" w:hAnsi="Times New Roman" w:cs="Times New Roman"/>
          <w:sz w:val="24"/>
          <w:szCs w:val="24"/>
        </w:rPr>
        <w:t xml:space="preserve">efoliation </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esponses of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elected </w:t>
      </w:r>
      <w:proofErr w:type="spellStart"/>
      <w:r w:rsidRPr="008201BC">
        <w:rPr>
          <w:rFonts w:ascii="Times New Roman" w:hAnsi="Times New Roman" w:cs="Times New Roman"/>
          <w:i/>
          <w:sz w:val="24"/>
          <w:szCs w:val="24"/>
        </w:rPr>
        <w:t>Schizachyrium</w:t>
      </w:r>
      <w:proofErr w:type="spellEnd"/>
      <w:r w:rsidRPr="008201BC">
        <w:rPr>
          <w:rFonts w:ascii="Times New Roman" w:hAnsi="Times New Roman" w:cs="Times New Roman"/>
          <w:i/>
          <w:sz w:val="24"/>
          <w:szCs w:val="24"/>
        </w:rPr>
        <w:t xml:space="preserve"> </w:t>
      </w:r>
      <w:proofErr w:type="spellStart"/>
      <w:r w:rsidRPr="008201BC">
        <w:rPr>
          <w:rFonts w:ascii="Times New Roman" w:hAnsi="Times New Roman" w:cs="Times New Roman"/>
          <w:i/>
          <w:sz w:val="24"/>
          <w:szCs w:val="24"/>
        </w:rPr>
        <w:t>scoparium</w:t>
      </w:r>
      <w:proofErr w:type="spellEnd"/>
      <w:r w:rsidRPr="008201BC">
        <w:rPr>
          <w:rFonts w:ascii="Times New Roman" w:hAnsi="Times New Roman" w:cs="Times New Roman"/>
          <w:sz w:val="24"/>
          <w:szCs w:val="24"/>
        </w:rPr>
        <w:t xml:space="preserve"> </w:t>
      </w:r>
      <w:r w:rsidR="008201BC">
        <w:rPr>
          <w:rFonts w:ascii="Times New Roman" w:hAnsi="Times New Roman" w:cs="Times New Roman"/>
          <w:sz w:val="24"/>
          <w:szCs w:val="24"/>
        </w:rPr>
        <w:t>g</w:t>
      </w:r>
      <w:r w:rsidRPr="008201BC">
        <w:rPr>
          <w:rFonts w:ascii="Times New Roman" w:hAnsi="Times New Roman" w:cs="Times New Roman"/>
          <w:sz w:val="24"/>
          <w:szCs w:val="24"/>
        </w:rPr>
        <w:t>enotypes. The American Midland Naturalist 114:37–43.</w:t>
      </w:r>
    </w:p>
    <w:p w14:paraId="31268A22" w14:textId="0BDC1D74"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Chang CC</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Smith MD. 2014. Resource availability modulates above- and below-ground competitive interactions between genotypes of a dominant C4 grass. Funct</w:t>
      </w:r>
      <w:r w:rsidR="008201BC">
        <w:rPr>
          <w:rFonts w:ascii="Times New Roman" w:hAnsi="Times New Roman" w:cs="Times New Roman"/>
          <w:sz w:val="24"/>
          <w:szCs w:val="24"/>
        </w:rPr>
        <w:t>ional</w:t>
      </w:r>
      <w:r w:rsidRPr="008201BC">
        <w:rPr>
          <w:rFonts w:ascii="Times New Roman" w:hAnsi="Times New Roman" w:cs="Times New Roman"/>
          <w:sz w:val="24"/>
          <w:szCs w:val="24"/>
        </w:rPr>
        <w:t xml:space="preserve"> Ecol</w:t>
      </w:r>
      <w:r w:rsidR="008201BC">
        <w:rPr>
          <w:rFonts w:ascii="Times New Roman" w:hAnsi="Times New Roman" w:cs="Times New Roman"/>
          <w:sz w:val="24"/>
          <w:szCs w:val="24"/>
        </w:rPr>
        <w:t xml:space="preserve">ogy </w:t>
      </w:r>
      <w:r w:rsidRPr="008201BC">
        <w:rPr>
          <w:rFonts w:ascii="Times New Roman" w:hAnsi="Times New Roman" w:cs="Times New Roman"/>
          <w:sz w:val="24"/>
          <w:szCs w:val="24"/>
        </w:rPr>
        <w:t>28:1041–1051.</w:t>
      </w:r>
    </w:p>
    <w:p w14:paraId="2E8E08E1" w14:textId="450A12A0"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Chen W</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Zhang Q</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Cihlar</w:t>
      </w:r>
      <w:proofErr w:type="spellEnd"/>
      <w:r w:rsidRPr="008201BC">
        <w:rPr>
          <w:rFonts w:ascii="Times New Roman" w:hAnsi="Times New Roman" w:cs="Times New Roman"/>
          <w:sz w:val="24"/>
          <w:szCs w:val="24"/>
        </w:rPr>
        <w:t xml:space="preserve"> J</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Bauhus</w:t>
      </w:r>
      <w:proofErr w:type="spellEnd"/>
      <w:r w:rsidRPr="008201BC">
        <w:rPr>
          <w:rFonts w:ascii="Times New Roman" w:hAnsi="Times New Roman" w:cs="Times New Roman"/>
          <w:sz w:val="24"/>
          <w:szCs w:val="24"/>
        </w:rPr>
        <w:t xml:space="preserve"> J</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Price DT. 2004. Estimating fine-root biomass and production of boreal and cool temperate forests using aboveground measurements: A new approach. Plant Soil 265:31–46.</w:t>
      </w:r>
    </w:p>
    <w:p w14:paraId="19F76101" w14:textId="6AF15466"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Cooley KD</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Sollenberger LE</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Blount AR</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da Silva LS</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Kohmann</w:t>
      </w:r>
      <w:proofErr w:type="spellEnd"/>
      <w:r w:rsidRPr="008201BC">
        <w:rPr>
          <w:rFonts w:ascii="Times New Roman" w:hAnsi="Times New Roman" w:cs="Times New Roman"/>
          <w:sz w:val="24"/>
          <w:szCs w:val="24"/>
        </w:rPr>
        <w:t xml:space="preserve"> MM</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Aryal</w:t>
      </w:r>
      <w:proofErr w:type="spellEnd"/>
      <w:r w:rsidRPr="008201BC">
        <w:rPr>
          <w:rFonts w:ascii="Times New Roman" w:hAnsi="Times New Roman" w:cs="Times New Roman"/>
          <w:sz w:val="24"/>
          <w:szCs w:val="24"/>
        </w:rPr>
        <w:t xml:space="preserve"> P</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Dubeux JCB</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Silveira</w:t>
      </w:r>
      <w:proofErr w:type="spellEnd"/>
      <w:r w:rsidRPr="008201BC">
        <w:rPr>
          <w:rFonts w:ascii="Times New Roman" w:hAnsi="Times New Roman" w:cs="Times New Roman"/>
          <w:sz w:val="24"/>
          <w:szCs w:val="24"/>
        </w:rPr>
        <w:t xml:space="preserve"> ML. 2019. A </w:t>
      </w:r>
      <w:r w:rsidR="008201BC">
        <w:rPr>
          <w:rFonts w:ascii="Times New Roman" w:hAnsi="Times New Roman" w:cs="Times New Roman"/>
          <w:sz w:val="24"/>
          <w:szCs w:val="24"/>
        </w:rPr>
        <w:t>m</w:t>
      </w:r>
      <w:r w:rsidRPr="008201BC">
        <w:rPr>
          <w:rFonts w:ascii="Times New Roman" w:hAnsi="Times New Roman" w:cs="Times New Roman"/>
          <w:sz w:val="24"/>
          <w:szCs w:val="24"/>
        </w:rPr>
        <w:t xml:space="preserve">odified </w:t>
      </w:r>
      <w:r w:rsidR="008201BC">
        <w:rPr>
          <w:rFonts w:ascii="Times New Roman" w:hAnsi="Times New Roman" w:cs="Times New Roman"/>
          <w:sz w:val="24"/>
          <w:szCs w:val="24"/>
        </w:rPr>
        <w:t>i</w:t>
      </w:r>
      <w:r w:rsidRPr="008201BC">
        <w:rPr>
          <w:rFonts w:ascii="Times New Roman" w:hAnsi="Times New Roman" w:cs="Times New Roman"/>
          <w:sz w:val="24"/>
          <w:szCs w:val="24"/>
        </w:rPr>
        <w:t xml:space="preserve">ngrowth </w:t>
      </w:r>
      <w:r w:rsidR="008201BC">
        <w:rPr>
          <w:rFonts w:ascii="Times New Roman" w:hAnsi="Times New Roman" w:cs="Times New Roman"/>
          <w:sz w:val="24"/>
          <w:szCs w:val="24"/>
        </w:rPr>
        <w:t>c</w:t>
      </w:r>
      <w:r w:rsidRPr="008201BC">
        <w:rPr>
          <w:rFonts w:ascii="Times New Roman" w:hAnsi="Times New Roman" w:cs="Times New Roman"/>
          <w:sz w:val="24"/>
          <w:szCs w:val="24"/>
        </w:rPr>
        <w:t xml:space="preserve">ore to </w:t>
      </w:r>
      <w:r w:rsidR="008201BC">
        <w:rPr>
          <w:rFonts w:ascii="Times New Roman" w:hAnsi="Times New Roman" w:cs="Times New Roman"/>
          <w:sz w:val="24"/>
          <w:szCs w:val="24"/>
        </w:rPr>
        <w:t>m</w:t>
      </w:r>
      <w:r w:rsidRPr="008201BC">
        <w:rPr>
          <w:rFonts w:ascii="Times New Roman" w:hAnsi="Times New Roman" w:cs="Times New Roman"/>
          <w:sz w:val="24"/>
          <w:szCs w:val="24"/>
        </w:rPr>
        <w:t xml:space="preserve">easure </w:t>
      </w:r>
      <w:r w:rsidR="008201BC">
        <w:rPr>
          <w:rFonts w:ascii="Times New Roman" w:hAnsi="Times New Roman" w:cs="Times New Roman"/>
          <w:sz w:val="24"/>
          <w:szCs w:val="24"/>
        </w:rPr>
        <w:t>r</w:t>
      </w:r>
      <w:r w:rsidRPr="008201BC">
        <w:rPr>
          <w:rFonts w:ascii="Times New Roman" w:hAnsi="Times New Roman" w:cs="Times New Roman"/>
          <w:sz w:val="24"/>
          <w:szCs w:val="24"/>
        </w:rPr>
        <w:t>oot-</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hizome </w:t>
      </w:r>
      <w:r w:rsidR="008201BC">
        <w:rPr>
          <w:rFonts w:ascii="Times New Roman" w:hAnsi="Times New Roman" w:cs="Times New Roman"/>
          <w:sz w:val="24"/>
          <w:szCs w:val="24"/>
        </w:rPr>
        <w:t>a</w:t>
      </w:r>
      <w:r w:rsidRPr="008201BC">
        <w:rPr>
          <w:rFonts w:ascii="Times New Roman" w:hAnsi="Times New Roman" w:cs="Times New Roman"/>
          <w:sz w:val="24"/>
          <w:szCs w:val="24"/>
        </w:rPr>
        <w:t xml:space="preserve">ccumulation of </w:t>
      </w:r>
      <w:r w:rsidR="008201BC">
        <w:rPr>
          <w:rFonts w:ascii="Times New Roman" w:hAnsi="Times New Roman" w:cs="Times New Roman"/>
          <w:sz w:val="24"/>
          <w:szCs w:val="24"/>
        </w:rPr>
        <w:t>p</w:t>
      </w:r>
      <w:r w:rsidRPr="008201BC">
        <w:rPr>
          <w:rFonts w:ascii="Times New Roman" w:hAnsi="Times New Roman" w:cs="Times New Roman"/>
          <w:sz w:val="24"/>
          <w:szCs w:val="24"/>
        </w:rPr>
        <w:t xml:space="preserve">erennial </w:t>
      </w:r>
      <w:r w:rsidR="008201BC">
        <w:rPr>
          <w:rFonts w:ascii="Times New Roman" w:hAnsi="Times New Roman" w:cs="Times New Roman"/>
          <w:sz w:val="24"/>
          <w:szCs w:val="24"/>
        </w:rPr>
        <w:t>f</w:t>
      </w:r>
      <w:r w:rsidRPr="008201BC">
        <w:rPr>
          <w:rFonts w:ascii="Times New Roman" w:hAnsi="Times New Roman" w:cs="Times New Roman"/>
          <w:sz w:val="24"/>
          <w:szCs w:val="24"/>
        </w:rPr>
        <w:t xml:space="preserve">orage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pecies. Agronomy Journal </w:t>
      </w:r>
      <w:r w:rsidR="00471F30">
        <w:rPr>
          <w:rFonts w:ascii="Times New Roman" w:hAnsi="Times New Roman" w:cs="Times New Roman"/>
          <w:sz w:val="24"/>
          <w:szCs w:val="24"/>
        </w:rPr>
        <w:t>111:3393</w:t>
      </w:r>
      <w:r w:rsidR="00471F30" w:rsidRPr="008201BC">
        <w:rPr>
          <w:rFonts w:ascii="Times New Roman" w:hAnsi="Times New Roman" w:cs="Times New Roman"/>
          <w:sz w:val="24"/>
          <w:szCs w:val="24"/>
        </w:rPr>
        <w:t>–</w:t>
      </w:r>
      <w:r w:rsidR="00471F30">
        <w:rPr>
          <w:rFonts w:ascii="Times New Roman" w:hAnsi="Times New Roman" w:cs="Times New Roman"/>
          <w:sz w:val="24"/>
          <w:szCs w:val="24"/>
        </w:rPr>
        <w:t>3397.</w:t>
      </w:r>
    </w:p>
    <w:p w14:paraId="42511EDB" w14:textId="007C321E"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Dawson LA</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Grayston</w:t>
      </w:r>
      <w:proofErr w:type="spellEnd"/>
      <w:r w:rsidRPr="008201BC">
        <w:rPr>
          <w:rFonts w:ascii="Times New Roman" w:hAnsi="Times New Roman" w:cs="Times New Roman"/>
          <w:sz w:val="24"/>
          <w:szCs w:val="24"/>
        </w:rPr>
        <w:t xml:space="preserve"> SJ</w:t>
      </w:r>
      <w:r w:rsidR="005C6051" w:rsidRPr="008201BC">
        <w:rPr>
          <w:rFonts w:ascii="Times New Roman" w:hAnsi="Times New Roman" w:cs="Times New Roman"/>
          <w:sz w:val="24"/>
          <w:szCs w:val="24"/>
        </w:rPr>
        <w:t>;</w:t>
      </w:r>
      <w:r w:rsidRPr="008201BC">
        <w:rPr>
          <w:rFonts w:ascii="Times New Roman" w:hAnsi="Times New Roman" w:cs="Times New Roman"/>
          <w:sz w:val="24"/>
          <w:szCs w:val="24"/>
        </w:rPr>
        <w:t xml:space="preserve"> Paterson E. 2000. Effects of grazing on the roots and rhizosphere of grasses. </w:t>
      </w:r>
      <w:r w:rsidRPr="0060398C">
        <w:rPr>
          <w:rFonts w:ascii="Times New Roman" w:hAnsi="Times New Roman" w:cs="Times New Roman"/>
          <w:iCs/>
          <w:sz w:val="24"/>
          <w:szCs w:val="24"/>
          <w:rPrChange w:id="783" w:author="Lyle" w:date="2020-08-05T14:22:00Z">
            <w:rPr>
              <w:rFonts w:ascii="Times New Roman" w:hAnsi="Times New Roman" w:cs="Times New Roman"/>
              <w:i/>
              <w:iCs/>
              <w:sz w:val="24"/>
              <w:szCs w:val="24"/>
            </w:rPr>
          </w:rPrChange>
        </w:rPr>
        <w:t>In</w:t>
      </w:r>
      <w:ins w:id="784" w:author="Lyle" w:date="2020-08-05T14:22:00Z">
        <w:r w:rsidR="0060398C">
          <w:rPr>
            <w:rFonts w:ascii="Times New Roman" w:hAnsi="Times New Roman" w:cs="Times New Roman"/>
            <w:sz w:val="24"/>
            <w:szCs w:val="24"/>
          </w:rPr>
          <w:t xml:space="preserve">: </w:t>
        </w:r>
        <w:proofErr w:type="spellStart"/>
        <w:r w:rsidR="0060398C" w:rsidRPr="008201BC">
          <w:rPr>
            <w:rFonts w:ascii="Times New Roman" w:hAnsi="Times New Roman" w:cs="Times New Roman"/>
            <w:sz w:val="24"/>
            <w:szCs w:val="24"/>
          </w:rPr>
          <w:t>Lemaire</w:t>
        </w:r>
        <w:proofErr w:type="spellEnd"/>
        <w:r w:rsidR="0060398C">
          <w:rPr>
            <w:rFonts w:ascii="Times New Roman" w:hAnsi="Times New Roman" w:cs="Times New Roman"/>
            <w:sz w:val="24"/>
            <w:szCs w:val="24"/>
          </w:rPr>
          <w:t xml:space="preserve"> G;</w:t>
        </w:r>
        <w:r w:rsidR="0060398C" w:rsidRPr="008201BC">
          <w:rPr>
            <w:rFonts w:ascii="Times New Roman" w:hAnsi="Times New Roman" w:cs="Times New Roman"/>
            <w:sz w:val="24"/>
            <w:szCs w:val="24"/>
          </w:rPr>
          <w:t xml:space="preserve"> Hodgson</w:t>
        </w:r>
      </w:ins>
      <w:ins w:id="785" w:author="Lyle" w:date="2020-08-05T14:23:00Z">
        <w:r w:rsidR="0060398C">
          <w:rPr>
            <w:rFonts w:ascii="Times New Roman" w:hAnsi="Times New Roman" w:cs="Times New Roman"/>
            <w:sz w:val="24"/>
            <w:szCs w:val="24"/>
          </w:rPr>
          <w:t xml:space="preserve"> J;</w:t>
        </w:r>
      </w:ins>
      <w:ins w:id="786" w:author="Lyle" w:date="2020-08-05T14:22:00Z">
        <w:r w:rsidR="0060398C" w:rsidRPr="008201BC">
          <w:rPr>
            <w:rFonts w:ascii="Times New Roman" w:hAnsi="Times New Roman" w:cs="Times New Roman"/>
            <w:sz w:val="24"/>
            <w:szCs w:val="24"/>
          </w:rPr>
          <w:t xml:space="preserve"> de </w:t>
        </w:r>
        <w:proofErr w:type="spellStart"/>
        <w:r w:rsidR="0060398C" w:rsidRPr="008201BC">
          <w:rPr>
            <w:rFonts w:ascii="Times New Roman" w:hAnsi="Times New Roman" w:cs="Times New Roman"/>
            <w:sz w:val="24"/>
            <w:szCs w:val="24"/>
          </w:rPr>
          <w:t>Moraes</w:t>
        </w:r>
      </w:ins>
      <w:proofErr w:type="spellEnd"/>
      <w:ins w:id="787" w:author="Lyle" w:date="2020-08-05T14:23:00Z">
        <w:r w:rsidR="0060398C">
          <w:rPr>
            <w:rFonts w:ascii="Times New Roman" w:hAnsi="Times New Roman" w:cs="Times New Roman"/>
            <w:sz w:val="24"/>
            <w:szCs w:val="24"/>
          </w:rPr>
          <w:t xml:space="preserve"> A;</w:t>
        </w:r>
      </w:ins>
      <w:ins w:id="788" w:author="Lyle" w:date="2020-08-05T14:22:00Z">
        <w:r w:rsidR="0060398C" w:rsidRPr="008201BC">
          <w:rPr>
            <w:rFonts w:ascii="Times New Roman" w:hAnsi="Times New Roman" w:cs="Times New Roman"/>
            <w:sz w:val="24"/>
            <w:szCs w:val="24"/>
          </w:rPr>
          <w:t xml:space="preserve"> </w:t>
        </w:r>
        <w:proofErr w:type="spellStart"/>
        <w:r w:rsidR="0060398C" w:rsidRPr="008201BC">
          <w:rPr>
            <w:rFonts w:ascii="Times New Roman" w:hAnsi="Times New Roman" w:cs="Times New Roman"/>
            <w:sz w:val="24"/>
            <w:szCs w:val="24"/>
          </w:rPr>
          <w:t>Nabinger</w:t>
        </w:r>
      </w:ins>
      <w:proofErr w:type="spellEnd"/>
      <w:ins w:id="789" w:author="Lyle" w:date="2020-08-05T14:23:00Z">
        <w:r w:rsidR="0060398C">
          <w:rPr>
            <w:rFonts w:ascii="Times New Roman" w:hAnsi="Times New Roman" w:cs="Times New Roman"/>
            <w:sz w:val="24"/>
            <w:szCs w:val="24"/>
          </w:rPr>
          <w:t xml:space="preserve"> C;</w:t>
        </w:r>
      </w:ins>
      <w:ins w:id="790" w:author="Lyle" w:date="2020-08-05T14:22:00Z">
        <w:r w:rsidR="0060398C" w:rsidRPr="008201BC">
          <w:rPr>
            <w:rFonts w:ascii="Times New Roman" w:hAnsi="Times New Roman" w:cs="Times New Roman"/>
            <w:sz w:val="24"/>
            <w:szCs w:val="24"/>
          </w:rPr>
          <w:t xml:space="preserve"> Carvalho </w:t>
        </w:r>
      </w:ins>
      <w:ins w:id="791" w:author="Lyle" w:date="2020-08-05T14:23:00Z">
        <w:r w:rsidR="00EE27C9" w:rsidRPr="008201BC">
          <w:rPr>
            <w:rFonts w:ascii="Times New Roman" w:hAnsi="Times New Roman" w:cs="Times New Roman"/>
            <w:sz w:val="24"/>
            <w:szCs w:val="24"/>
          </w:rPr>
          <w:t>PC de F</w:t>
        </w:r>
        <w:r w:rsidR="00EE27C9">
          <w:rPr>
            <w:rFonts w:ascii="Times New Roman" w:hAnsi="Times New Roman" w:cs="Times New Roman"/>
            <w:sz w:val="24"/>
            <w:szCs w:val="24"/>
          </w:rPr>
          <w:t xml:space="preserve">, </w:t>
        </w:r>
      </w:ins>
      <w:ins w:id="792" w:author="Lyle" w:date="2020-08-05T14:22:00Z">
        <w:r w:rsidR="0060398C" w:rsidRPr="008201BC">
          <w:rPr>
            <w:rFonts w:ascii="Times New Roman" w:hAnsi="Times New Roman" w:cs="Times New Roman"/>
            <w:sz w:val="24"/>
            <w:szCs w:val="24"/>
          </w:rPr>
          <w:t>eds.</w:t>
        </w:r>
      </w:ins>
      <w:r w:rsidRPr="008201BC">
        <w:rPr>
          <w:rFonts w:ascii="Times New Roman" w:hAnsi="Times New Roman" w:cs="Times New Roman"/>
          <w:sz w:val="24"/>
          <w:szCs w:val="24"/>
        </w:rPr>
        <w:t xml:space="preserve"> Grassland ecophysiology and grazing </w:t>
      </w:r>
      <w:proofErr w:type="spellStart"/>
      <w:r w:rsidRPr="008201BC">
        <w:rPr>
          <w:rFonts w:ascii="Times New Roman" w:hAnsi="Times New Roman" w:cs="Times New Roman"/>
          <w:sz w:val="24"/>
          <w:szCs w:val="24"/>
        </w:rPr>
        <w:t>ecology.</w:t>
      </w:r>
      <w:del w:id="793" w:author="Lyle" w:date="2020-08-05T14:22:00Z">
        <w:r w:rsidRPr="008201BC" w:rsidDel="0060398C">
          <w:rPr>
            <w:rFonts w:ascii="Times New Roman" w:hAnsi="Times New Roman" w:cs="Times New Roman"/>
            <w:sz w:val="24"/>
            <w:szCs w:val="24"/>
          </w:rPr>
          <w:delText xml:space="preserve"> G Lemaire, J Hodgson, A de Moraes, C Nabinger, and PC de F Carvalho (eds.)</w:delText>
        </w:r>
      </w:del>
      <w:del w:id="794" w:author="Lyle" w:date="2020-08-05T14:24:00Z">
        <w:r w:rsidRPr="008201BC" w:rsidDel="00EE27C9">
          <w:rPr>
            <w:rFonts w:ascii="Times New Roman" w:hAnsi="Times New Roman" w:cs="Times New Roman"/>
            <w:sz w:val="24"/>
            <w:szCs w:val="24"/>
          </w:rPr>
          <w:delText xml:space="preserve">, pp. 61–84. </w:delText>
        </w:r>
      </w:del>
      <w:r w:rsidRPr="008201BC">
        <w:rPr>
          <w:rFonts w:ascii="Times New Roman" w:hAnsi="Times New Roman" w:cs="Times New Roman"/>
          <w:sz w:val="24"/>
          <w:szCs w:val="24"/>
        </w:rPr>
        <w:t>CABI</w:t>
      </w:r>
      <w:proofErr w:type="spellEnd"/>
      <w:r w:rsidRPr="008201BC">
        <w:rPr>
          <w:rFonts w:ascii="Times New Roman" w:hAnsi="Times New Roman" w:cs="Times New Roman"/>
          <w:sz w:val="24"/>
          <w:szCs w:val="24"/>
        </w:rPr>
        <w:t>, Wallingford.</w:t>
      </w:r>
      <w:ins w:id="795" w:author="Lyle" w:date="2020-08-05T14:24:00Z">
        <w:r w:rsidR="00EE27C9" w:rsidRPr="00EE27C9">
          <w:rPr>
            <w:rFonts w:ascii="Times New Roman" w:hAnsi="Times New Roman" w:cs="Times New Roman"/>
            <w:sz w:val="24"/>
            <w:szCs w:val="24"/>
          </w:rPr>
          <w:t xml:space="preserve"> </w:t>
        </w:r>
        <w:r w:rsidR="00EE27C9" w:rsidRPr="008201BC">
          <w:rPr>
            <w:rFonts w:ascii="Times New Roman" w:hAnsi="Times New Roman" w:cs="Times New Roman"/>
            <w:sz w:val="24"/>
            <w:szCs w:val="24"/>
          </w:rPr>
          <w:t>p. 61–84.</w:t>
        </w:r>
      </w:ins>
    </w:p>
    <w:p w14:paraId="3D1999F1" w14:textId="217B48DB"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Doss BD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Ashley DA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Bennett OL. 1960. Effect of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oil </w:t>
      </w:r>
      <w:r w:rsidR="008201BC">
        <w:rPr>
          <w:rFonts w:ascii="Times New Roman" w:hAnsi="Times New Roman" w:cs="Times New Roman"/>
          <w:sz w:val="24"/>
          <w:szCs w:val="24"/>
        </w:rPr>
        <w:t>m</w:t>
      </w:r>
      <w:r w:rsidRPr="008201BC">
        <w:rPr>
          <w:rFonts w:ascii="Times New Roman" w:hAnsi="Times New Roman" w:cs="Times New Roman"/>
          <w:sz w:val="24"/>
          <w:szCs w:val="24"/>
        </w:rPr>
        <w:t xml:space="preserve">oisture </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egime on </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oot </w:t>
      </w:r>
      <w:r w:rsidR="008201BC">
        <w:rPr>
          <w:rFonts w:ascii="Times New Roman" w:hAnsi="Times New Roman" w:cs="Times New Roman"/>
          <w:sz w:val="24"/>
          <w:szCs w:val="24"/>
        </w:rPr>
        <w:t>d</w:t>
      </w:r>
      <w:r w:rsidRPr="008201BC">
        <w:rPr>
          <w:rFonts w:ascii="Times New Roman" w:hAnsi="Times New Roman" w:cs="Times New Roman"/>
          <w:sz w:val="24"/>
          <w:szCs w:val="24"/>
        </w:rPr>
        <w:t xml:space="preserve">istribution of </w:t>
      </w:r>
      <w:r w:rsidR="008201BC">
        <w:rPr>
          <w:rFonts w:ascii="Times New Roman" w:hAnsi="Times New Roman" w:cs="Times New Roman"/>
          <w:sz w:val="24"/>
          <w:szCs w:val="24"/>
        </w:rPr>
        <w:t>w</w:t>
      </w:r>
      <w:r w:rsidRPr="008201BC">
        <w:rPr>
          <w:rFonts w:ascii="Times New Roman" w:hAnsi="Times New Roman" w:cs="Times New Roman"/>
          <w:sz w:val="24"/>
          <w:szCs w:val="24"/>
        </w:rPr>
        <w:t xml:space="preserve">arm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eason </w:t>
      </w:r>
      <w:r w:rsidR="008201BC">
        <w:rPr>
          <w:rFonts w:ascii="Times New Roman" w:hAnsi="Times New Roman" w:cs="Times New Roman"/>
          <w:sz w:val="24"/>
          <w:szCs w:val="24"/>
        </w:rPr>
        <w:t>f</w:t>
      </w:r>
      <w:r w:rsidRPr="008201BC">
        <w:rPr>
          <w:rFonts w:ascii="Times New Roman" w:hAnsi="Times New Roman" w:cs="Times New Roman"/>
          <w:sz w:val="24"/>
          <w:szCs w:val="24"/>
        </w:rPr>
        <w:t xml:space="preserve">orage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pecies </w:t>
      </w:r>
      <w:commentRangeStart w:id="796"/>
      <w:r w:rsidRPr="00EE27C9">
        <w:rPr>
          <w:rFonts w:ascii="Times New Roman" w:hAnsi="Times New Roman" w:cs="Times New Roman"/>
          <w:sz w:val="24"/>
          <w:szCs w:val="24"/>
        </w:rPr>
        <w:t>1</w:t>
      </w:r>
      <w:commentRangeEnd w:id="796"/>
      <w:r w:rsidR="00EE27C9">
        <w:rPr>
          <w:rStyle w:val="CommentReference"/>
          <w:rFonts w:asciiTheme="minorHAnsi" w:eastAsiaTheme="minorHAnsi" w:hAnsiTheme="minorHAnsi" w:cstheme="minorBidi"/>
        </w:rPr>
        <w:commentReference w:id="796"/>
      </w:r>
      <w:r w:rsidRPr="008201BC">
        <w:rPr>
          <w:rFonts w:ascii="Times New Roman" w:hAnsi="Times New Roman" w:cs="Times New Roman"/>
          <w:sz w:val="24"/>
          <w:szCs w:val="24"/>
        </w:rPr>
        <w:t>. Agronomy Journal 52:569–572.</w:t>
      </w:r>
    </w:p>
    <w:p w14:paraId="1A3378FC" w14:textId="2D166A13"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Fornara</w:t>
      </w:r>
      <w:proofErr w:type="spellEnd"/>
      <w:r w:rsidRPr="008201BC">
        <w:rPr>
          <w:rFonts w:ascii="Times New Roman" w:hAnsi="Times New Roman" w:cs="Times New Roman"/>
          <w:sz w:val="24"/>
          <w:szCs w:val="24"/>
        </w:rPr>
        <w:t xml:space="preserve"> DA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Tilman</w:t>
      </w:r>
      <w:proofErr w:type="spellEnd"/>
      <w:r w:rsidRPr="008201BC">
        <w:rPr>
          <w:rFonts w:ascii="Times New Roman" w:hAnsi="Times New Roman" w:cs="Times New Roman"/>
          <w:sz w:val="24"/>
          <w:szCs w:val="24"/>
        </w:rPr>
        <w:t xml:space="preserve"> 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Hobbie</w:t>
      </w:r>
      <w:proofErr w:type="spellEnd"/>
      <w:r w:rsidRPr="008201BC">
        <w:rPr>
          <w:rFonts w:ascii="Times New Roman" w:hAnsi="Times New Roman" w:cs="Times New Roman"/>
          <w:sz w:val="24"/>
          <w:szCs w:val="24"/>
        </w:rPr>
        <w:t xml:space="preserve"> SE. 2009. Linkages between plant functional composition, fine root processes and potential soil N mineralization rates. Journal of Ecology 97:48–56.</w:t>
      </w:r>
    </w:p>
    <w:p w14:paraId="43B52B7F" w14:textId="0E28251E"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Fuhlendorf</w:t>
      </w:r>
      <w:proofErr w:type="spellEnd"/>
      <w:r w:rsidRPr="008201BC">
        <w:rPr>
          <w:rFonts w:ascii="Times New Roman" w:hAnsi="Times New Roman" w:cs="Times New Roman"/>
          <w:sz w:val="24"/>
          <w:szCs w:val="24"/>
        </w:rPr>
        <w:t xml:space="preserve"> SD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Engle DM. 2001. Restoring heterogeneity on rangelands: ecosystem management based on evolutionary grazing patterns.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51:625–632.</w:t>
      </w:r>
    </w:p>
    <w:p w14:paraId="185279B6" w14:textId="4AFFBE4B"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Gates RN</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Hill GM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Burton GW. 1999. Response of </w:t>
      </w:r>
      <w:r w:rsidR="008201BC">
        <w:rPr>
          <w:rFonts w:ascii="Times New Roman" w:hAnsi="Times New Roman" w:cs="Times New Roman"/>
          <w:sz w:val="24"/>
          <w:szCs w:val="24"/>
        </w:rPr>
        <w:t>s</w:t>
      </w:r>
      <w:r w:rsidRPr="008201BC">
        <w:rPr>
          <w:rFonts w:ascii="Times New Roman" w:hAnsi="Times New Roman" w:cs="Times New Roman"/>
          <w:sz w:val="24"/>
          <w:szCs w:val="24"/>
        </w:rPr>
        <w:t xml:space="preserve">elected and </w:t>
      </w:r>
      <w:r w:rsidR="008201BC">
        <w:rPr>
          <w:rFonts w:ascii="Times New Roman" w:hAnsi="Times New Roman" w:cs="Times New Roman"/>
          <w:sz w:val="24"/>
          <w:szCs w:val="24"/>
        </w:rPr>
        <w:t>u</w:t>
      </w:r>
      <w:r w:rsidRPr="008201BC">
        <w:rPr>
          <w:rFonts w:ascii="Times New Roman" w:hAnsi="Times New Roman" w:cs="Times New Roman"/>
          <w:sz w:val="24"/>
          <w:szCs w:val="24"/>
        </w:rPr>
        <w:t xml:space="preserve">nselected </w:t>
      </w:r>
      <w:proofErr w:type="spellStart"/>
      <w:r w:rsidR="008201BC">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r w:rsidR="008201BC">
        <w:rPr>
          <w:rFonts w:ascii="Times New Roman" w:hAnsi="Times New Roman" w:cs="Times New Roman"/>
          <w:sz w:val="24"/>
          <w:szCs w:val="24"/>
        </w:rPr>
        <w:t>p</w:t>
      </w:r>
      <w:r w:rsidRPr="008201BC">
        <w:rPr>
          <w:rFonts w:ascii="Times New Roman" w:hAnsi="Times New Roman" w:cs="Times New Roman"/>
          <w:sz w:val="24"/>
          <w:szCs w:val="24"/>
        </w:rPr>
        <w:t xml:space="preserve">opulations to </w:t>
      </w:r>
      <w:r w:rsidR="008201BC">
        <w:rPr>
          <w:rFonts w:ascii="Times New Roman" w:hAnsi="Times New Roman" w:cs="Times New Roman"/>
          <w:sz w:val="24"/>
          <w:szCs w:val="24"/>
        </w:rPr>
        <w:t>d</w:t>
      </w:r>
      <w:r w:rsidRPr="008201BC">
        <w:rPr>
          <w:rFonts w:ascii="Times New Roman" w:hAnsi="Times New Roman" w:cs="Times New Roman"/>
          <w:sz w:val="24"/>
          <w:szCs w:val="24"/>
        </w:rPr>
        <w:t>efoliation. Agronomy Journal 91:787</w:t>
      </w:r>
      <w:r w:rsidR="00471F30" w:rsidRPr="008201BC">
        <w:rPr>
          <w:rFonts w:ascii="Times New Roman" w:hAnsi="Times New Roman" w:cs="Times New Roman"/>
          <w:sz w:val="24"/>
          <w:szCs w:val="24"/>
        </w:rPr>
        <w:t>–</w:t>
      </w:r>
      <w:r w:rsidR="00471F30">
        <w:rPr>
          <w:rFonts w:ascii="Times New Roman" w:hAnsi="Times New Roman" w:cs="Times New Roman"/>
          <w:sz w:val="24"/>
          <w:szCs w:val="24"/>
        </w:rPr>
        <w:t>795</w:t>
      </w:r>
      <w:r w:rsidRPr="008201BC">
        <w:rPr>
          <w:rFonts w:ascii="Times New Roman" w:hAnsi="Times New Roman" w:cs="Times New Roman"/>
          <w:sz w:val="24"/>
          <w:szCs w:val="24"/>
        </w:rPr>
        <w:t>.</w:t>
      </w:r>
    </w:p>
    <w:p w14:paraId="2F13F50A" w14:textId="7295B851"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Hill J. 2007. Data analysis using regression and multilevel/hierarchical models. Cambridge University Press, Cambridge, England.</w:t>
      </w:r>
    </w:p>
    <w:p w14:paraId="2BAC43C5" w14:textId="2F9422F2"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Gelman 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Hill 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Yajima</w:t>
      </w:r>
      <w:proofErr w:type="spellEnd"/>
      <w:r w:rsidRPr="008201BC">
        <w:rPr>
          <w:rFonts w:ascii="Times New Roman" w:hAnsi="Times New Roman" w:cs="Times New Roman"/>
          <w:sz w:val="24"/>
          <w:szCs w:val="24"/>
        </w:rPr>
        <w:t xml:space="preserve"> M. 2012. Why we (usually) don’t have to worry about multiple comparisons. Journal of Research on Educational Effectiveness 5:189–211.</w:t>
      </w:r>
    </w:p>
    <w:p w14:paraId="0AB0ACD1" w14:textId="5CBA3EE3"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Goodrich B</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Gabry</w:t>
      </w:r>
      <w:proofErr w:type="spellEnd"/>
      <w:r w:rsidRPr="008201BC">
        <w:rPr>
          <w:rFonts w:ascii="Times New Roman" w:hAnsi="Times New Roman" w:cs="Times New Roman"/>
          <w:sz w:val="24"/>
          <w:szCs w:val="24"/>
        </w:rPr>
        <w:t xml:space="preserve"> 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Vehtari</w:t>
      </w:r>
      <w:proofErr w:type="spellEnd"/>
      <w:r w:rsidRPr="008201BC">
        <w:rPr>
          <w:rFonts w:ascii="Times New Roman" w:hAnsi="Times New Roman" w:cs="Times New Roman"/>
          <w:sz w:val="24"/>
          <w:szCs w:val="24"/>
        </w:rPr>
        <w:t xml:space="preserve"> A. 2018. R-squared for Bayesian regression models. The American Statistician</w:t>
      </w:r>
      <w:r w:rsidR="00471F30">
        <w:rPr>
          <w:rFonts w:ascii="Times New Roman" w:hAnsi="Times New Roman" w:cs="Times New Roman"/>
          <w:sz w:val="24"/>
          <w:szCs w:val="24"/>
        </w:rPr>
        <w:t xml:space="preserve"> 73:307</w:t>
      </w:r>
      <w:r w:rsidR="00471F30" w:rsidRPr="008201BC">
        <w:rPr>
          <w:rFonts w:ascii="Times New Roman" w:hAnsi="Times New Roman" w:cs="Times New Roman"/>
          <w:sz w:val="24"/>
          <w:szCs w:val="24"/>
        </w:rPr>
        <w:t>–</w:t>
      </w:r>
      <w:r w:rsidR="00471F30">
        <w:rPr>
          <w:rFonts w:ascii="Times New Roman" w:hAnsi="Times New Roman" w:cs="Times New Roman"/>
          <w:sz w:val="24"/>
          <w:szCs w:val="24"/>
        </w:rPr>
        <w:t>309</w:t>
      </w:r>
      <w:ins w:id="797" w:author="Lyle" w:date="2020-08-05T14:27:00Z">
        <w:r w:rsidR="00EE27C9">
          <w:rPr>
            <w:rFonts w:ascii="Times New Roman" w:hAnsi="Times New Roman" w:cs="Times New Roman"/>
            <w:sz w:val="24"/>
            <w:szCs w:val="24"/>
          </w:rPr>
          <w:t>.</w:t>
        </w:r>
      </w:ins>
    </w:p>
    <w:p w14:paraId="36E29602" w14:textId="08B13E84"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Georgiadis</w:t>
      </w:r>
      <w:proofErr w:type="spellEnd"/>
      <w:r w:rsidRPr="008201BC">
        <w:rPr>
          <w:rFonts w:ascii="Times New Roman" w:hAnsi="Times New Roman" w:cs="Times New Roman"/>
          <w:sz w:val="24"/>
          <w:szCs w:val="24"/>
        </w:rPr>
        <w:t xml:space="preserve"> NJ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Ruess</w:t>
      </w:r>
      <w:proofErr w:type="spellEnd"/>
      <w:r w:rsidRPr="008201BC">
        <w:rPr>
          <w:rFonts w:ascii="Times New Roman" w:hAnsi="Times New Roman" w:cs="Times New Roman"/>
          <w:sz w:val="24"/>
          <w:szCs w:val="24"/>
        </w:rPr>
        <w:t xml:space="preserve"> RW</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McNaughton SJ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Western D. 1989. Ecological conditions that determine when grazing stimulates grass production.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81:316–322.</w:t>
      </w:r>
    </w:p>
    <w:p w14:paraId="2DA19A87" w14:textId="61BD2A80"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Gill RA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Kelly RH</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Parton WJ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Day KA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Jackson RB</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Morgan JA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Scurlock JMO</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Tieszen</w:t>
      </w:r>
      <w:proofErr w:type="spellEnd"/>
      <w:r w:rsidRPr="008201BC">
        <w:rPr>
          <w:rFonts w:ascii="Times New Roman" w:hAnsi="Times New Roman" w:cs="Times New Roman"/>
          <w:sz w:val="24"/>
          <w:szCs w:val="24"/>
        </w:rPr>
        <w:t xml:space="preserve"> LL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Castle JV</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Ojima</w:t>
      </w:r>
      <w:proofErr w:type="spellEnd"/>
      <w:r w:rsidRPr="008201BC">
        <w:rPr>
          <w:rFonts w:ascii="Times New Roman" w:hAnsi="Times New Roman" w:cs="Times New Roman"/>
          <w:sz w:val="24"/>
          <w:szCs w:val="24"/>
        </w:rPr>
        <w:t xml:space="preserve"> DS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commentRangeStart w:id="798"/>
      <w:r w:rsidRPr="008201BC">
        <w:rPr>
          <w:rFonts w:ascii="Times New Roman" w:hAnsi="Times New Roman" w:cs="Times New Roman"/>
          <w:sz w:val="24"/>
          <w:szCs w:val="24"/>
        </w:rPr>
        <w:t xml:space="preserve">et al. </w:t>
      </w:r>
      <w:commentRangeEnd w:id="798"/>
      <w:r w:rsidR="00EE27C9">
        <w:rPr>
          <w:rStyle w:val="CommentReference"/>
          <w:rFonts w:asciiTheme="minorHAnsi" w:eastAsiaTheme="minorHAnsi" w:hAnsiTheme="minorHAnsi" w:cstheme="minorBidi"/>
        </w:rPr>
        <w:commentReference w:id="798"/>
      </w:r>
      <w:r w:rsidRPr="008201BC">
        <w:rPr>
          <w:rFonts w:ascii="Times New Roman" w:hAnsi="Times New Roman" w:cs="Times New Roman"/>
          <w:sz w:val="24"/>
          <w:szCs w:val="24"/>
        </w:rPr>
        <w:t>2002. Using simple environmental variables to estimate below-ground productivity in grasslands. Global Ecology and Biogeography 11:79–86.</w:t>
      </w:r>
    </w:p>
    <w:p w14:paraId="2BB1F1AE" w14:textId="7D7FF917"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Gilmanov</w:t>
      </w:r>
      <w:proofErr w:type="spellEnd"/>
      <w:r w:rsidRPr="008201BC">
        <w:rPr>
          <w:rFonts w:ascii="Times New Roman" w:hAnsi="Times New Roman" w:cs="Times New Roman"/>
          <w:sz w:val="24"/>
          <w:szCs w:val="24"/>
        </w:rPr>
        <w:t xml:space="preserve"> TG</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Aires 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Allard V</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Ammann</w:t>
      </w:r>
      <w:proofErr w:type="spellEnd"/>
      <w:r w:rsidRPr="008201BC">
        <w:rPr>
          <w:rFonts w:ascii="Times New Roman" w:hAnsi="Times New Roman" w:cs="Times New Roman"/>
          <w:sz w:val="24"/>
          <w:szCs w:val="24"/>
        </w:rPr>
        <w:t xml:space="preserve"> 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Balzarolo</w:t>
      </w:r>
      <w:proofErr w:type="spellEnd"/>
      <w:r w:rsidRPr="008201BC">
        <w:rPr>
          <w:rFonts w:ascii="Times New Roman" w:hAnsi="Times New Roman" w:cs="Times New Roman"/>
          <w:sz w:val="24"/>
          <w:szCs w:val="24"/>
        </w:rPr>
        <w:t xml:space="preserve"> 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Barcza</w:t>
      </w:r>
      <w:proofErr w:type="spellEnd"/>
      <w:r w:rsidRPr="008201BC">
        <w:rPr>
          <w:rFonts w:ascii="Times New Roman" w:hAnsi="Times New Roman" w:cs="Times New Roman"/>
          <w:sz w:val="24"/>
          <w:szCs w:val="24"/>
        </w:rPr>
        <w:t xml:space="preserve"> Z</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Bernhofer</w:t>
      </w:r>
      <w:proofErr w:type="spellEnd"/>
      <w:r w:rsidRPr="008201BC">
        <w:rPr>
          <w:rFonts w:ascii="Times New Roman" w:hAnsi="Times New Roman" w:cs="Times New Roman"/>
          <w:sz w:val="24"/>
          <w:szCs w:val="24"/>
        </w:rPr>
        <w:t xml:space="preserve"> 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Campbell CL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Cernusca</w:t>
      </w:r>
      <w:proofErr w:type="spellEnd"/>
      <w:r w:rsidRPr="008201BC">
        <w:rPr>
          <w:rFonts w:ascii="Times New Roman" w:hAnsi="Times New Roman" w:cs="Times New Roman"/>
          <w:sz w:val="24"/>
          <w:szCs w:val="24"/>
        </w:rPr>
        <w:t xml:space="preserve"> 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r w:rsidRPr="00EE27C9">
        <w:rPr>
          <w:rFonts w:ascii="Times New Roman" w:hAnsi="Times New Roman" w:cs="Times New Roman"/>
          <w:sz w:val="24"/>
          <w:szCs w:val="24"/>
          <w:highlight w:val="yellow"/>
          <w:rPrChange w:id="799" w:author="Lyle" w:date="2020-08-05T14:28:00Z">
            <w:rPr>
              <w:rFonts w:ascii="Times New Roman" w:hAnsi="Times New Roman" w:cs="Times New Roman"/>
              <w:sz w:val="24"/>
              <w:szCs w:val="24"/>
            </w:rPr>
          </w:rPrChange>
        </w:rPr>
        <w:t>et al.</w:t>
      </w:r>
      <w:r w:rsidRPr="008201BC">
        <w:rPr>
          <w:rFonts w:ascii="Times New Roman" w:hAnsi="Times New Roman" w:cs="Times New Roman"/>
          <w:sz w:val="24"/>
          <w:szCs w:val="24"/>
        </w:rPr>
        <w:t xml:space="preserve"> 2007. Partitioning European grassland net ecosystem CO2 exchange into gross primary productivity and ecosystem respiration using light response function analysis. Agriculture, Ecosystems &amp; Environment 121:93–120.</w:t>
      </w:r>
    </w:p>
    <w:p w14:paraId="6491625F" w14:textId="23957470" w:rsidR="00344353" w:rsidRPr="008201BC" w:rsidRDefault="00344353" w:rsidP="00344353">
      <w:pPr>
        <w:pStyle w:val="Bibliography"/>
        <w:rPr>
          <w:rFonts w:ascii="Times New Roman" w:hAnsi="Times New Roman" w:cs="Times New Roman"/>
          <w:sz w:val="24"/>
          <w:szCs w:val="24"/>
        </w:rPr>
      </w:pPr>
      <w:proofErr w:type="gramStart"/>
      <w:r w:rsidRPr="008201BC">
        <w:rPr>
          <w:rFonts w:ascii="Times New Roman" w:hAnsi="Times New Roman" w:cs="Times New Roman"/>
          <w:sz w:val="24"/>
          <w:szCs w:val="24"/>
        </w:rPr>
        <w:t>Gu</w:t>
      </w:r>
      <w:proofErr w:type="gramEnd"/>
      <w:r w:rsidRPr="008201BC">
        <w:rPr>
          <w:rFonts w:ascii="Times New Roman" w:hAnsi="Times New Roman" w:cs="Times New Roman"/>
          <w:sz w:val="24"/>
          <w:szCs w:val="24"/>
        </w:rPr>
        <w:t xml:space="preserve"> Y</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Wylie BK</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Bliss NB. 2013. Mapping grassland productivity with 250-m </w:t>
      </w:r>
      <w:proofErr w:type="spellStart"/>
      <w:r w:rsidRPr="008201BC">
        <w:rPr>
          <w:rFonts w:ascii="Times New Roman" w:hAnsi="Times New Roman" w:cs="Times New Roman"/>
          <w:sz w:val="24"/>
          <w:szCs w:val="24"/>
        </w:rPr>
        <w:t>eMODIS</w:t>
      </w:r>
      <w:proofErr w:type="spellEnd"/>
      <w:r w:rsidRPr="008201BC">
        <w:rPr>
          <w:rFonts w:ascii="Times New Roman" w:hAnsi="Times New Roman" w:cs="Times New Roman"/>
          <w:sz w:val="24"/>
          <w:szCs w:val="24"/>
        </w:rPr>
        <w:t xml:space="preserve"> NDVI and SSURGO database over the Greater Platte River Basin, USA. Ecological Indicators 24:31–36.</w:t>
      </w:r>
    </w:p>
    <w:p w14:paraId="3877BF43" w14:textId="2D47660F"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Hafner</w:t>
      </w:r>
      <w:proofErr w:type="spellEnd"/>
      <w:r w:rsidRPr="008201BC">
        <w:rPr>
          <w:rFonts w:ascii="Times New Roman" w:hAnsi="Times New Roman" w:cs="Times New Roman"/>
          <w:sz w:val="24"/>
          <w:szCs w:val="24"/>
        </w:rPr>
        <w:t xml:space="preserve"> 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Unteregelsbacher</w:t>
      </w:r>
      <w:proofErr w:type="spellEnd"/>
      <w:r w:rsidRPr="008201BC">
        <w:rPr>
          <w:rFonts w:ascii="Times New Roman" w:hAnsi="Times New Roman" w:cs="Times New Roman"/>
          <w:sz w:val="24"/>
          <w:szCs w:val="24"/>
        </w:rPr>
        <w:t xml:space="preserve"> 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Seeber</w:t>
      </w:r>
      <w:proofErr w:type="spellEnd"/>
      <w:r w:rsidRPr="008201BC">
        <w:rPr>
          <w:rFonts w:ascii="Times New Roman" w:hAnsi="Times New Roman" w:cs="Times New Roman"/>
          <w:sz w:val="24"/>
          <w:szCs w:val="24"/>
        </w:rPr>
        <w:t xml:space="preserve"> E</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Lena B</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Xu X</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Li X</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Guggenberger</w:t>
      </w:r>
      <w:proofErr w:type="spellEnd"/>
      <w:r w:rsidRPr="008201BC">
        <w:rPr>
          <w:rFonts w:ascii="Times New Roman" w:hAnsi="Times New Roman" w:cs="Times New Roman"/>
          <w:sz w:val="24"/>
          <w:szCs w:val="24"/>
        </w:rPr>
        <w:t xml:space="preserve"> G</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Miehe</w:t>
      </w:r>
      <w:proofErr w:type="spellEnd"/>
      <w:r w:rsidRPr="008201BC">
        <w:rPr>
          <w:rFonts w:ascii="Times New Roman" w:hAnsi="Times New Roman" w:cs="Times New Roman"/>
          <w:sz w:val="24"/>
          <w:szCs w:val="24"/>
        </w:rPr>
        <w:t xml:space="preserve"> G</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Kuzyakov</w:t>
      </w:r>
      <w:proofErr w:type="spellEnd"/>
      <w:r w:rsidRPr="008201BC">
        <w:rPr>
          <w:rFonts w:ascii="Times New Roman" w:hAnsi="Times New Roman" w:cs="Times New Roman"/>
          <w:sz w:val="24"/>
          <w:szCs w:val="24"/>
        </w:rPr>
        <w:t xml:space="preserve"> Y. 2012. Effect of grazing on carbon stocks and assimilate partitioning in a Tibetan montane pasture revealed by 13</w:t>
      </w:r>
      <w:r w:rsidR="00471F30">
        <w:rPr>
          <w:rFonts w:ascii="Times New Roman" w:hAnsi="Times New Roman" w:cs="Times New Roman"/>
          <w:sz w:val="24"/>
          <w:szCs w:val="24"/>
        </w:rPr>
        <w:t xml:space="preserve"> </w:t>
      </w:r>
      <w:r w:rsidRPr="008201BC">
        <w:rPr>
          <w:rFonts w:ascii="Times New Roman" w:hAnsi="Times New Roman" w:cs="Times New Roman"/>
          <w:sz w:val="24"/>
          <w:szCs w:val="24"/>
        </w:rPr>
        <w:t>CO2 pulse labeling. Global Change Biology 18:528–538.</w:t>
      </w:r>
    </w:p>
    <w:p w14:paraId="64F144A1" w14:textId="1B81F68B"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Hamilton EW</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Frank DA. 2001. Can plants stimulate soil microbes and their own nutrient supply? Evidence from a grazing tolerant grass. Ecology 82:2397–2402.</w:t>
      </w:r>
    </w:p>
    <w:p w14:paraId="16E2C5C8" w14:textId="7E59E605"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Hamilton III EW</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Frank DA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Hinchey PM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Murray TR. 2008. Defoliation induces root exudation and triggers positive </w:t>
      </w:r>
      <w:proofErr w:type="spellStart"/>
      <w:r w:rsidRPr="008201BC">
        <w:rPr>
          <w:rFonts w:ascii="Times New Roman" w:hAnsi="Times New Roman" w:cs="Times New Roman"/>
          <w:sz w:val="24"/>
          <w:szCs w:val="24"/>
        </w:rPr>
        <w:t>rhizospheric</w:t>
      </w:r>
      <w:proofErr w:type="spellEnd"/>
      <w:r w:rsidRPr="008201BC">
        <w:rPr>
          <w:rFonts w:ascii="Times New Roman" w:hAnsi="Times New Roman" w:cs="Times New Roman"/>
          <w:sz w:val="24"/>
          <w:szCs w:val="24"/>
        </w:rPr>
        <w:t xml:space="preserve"> feedbacks in a temperate grassland. Soil Biology and Biochemistry 40:2865–2873.</w:t>
      </w:r>
    </w:p>
    <w:p w14:paraId="14CA55B6" w14:textId="7B7B2ACF"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Houborg</w:t>
      </w:r>
      <w:proofErr w:type="spellEnd"/>
      <w:r w:rsidRPr="008201BC">
        <w:rPr>
          <w:rFonts w:ascii="Times New Roman" w:hAnsi="Times New Roman" w:cs="Times New Roman"/>
          <w:sz w:val="24"/>
          <w:szCs w:val="24"/>
        </w:rPr>
        <w:t xml:space="preserve"> RM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Soegaard</w:t>
      </w:r>
      <w:proofErr w:type="spellEnd"/>
      <w:r w:rsidRPr="008201BC">
        <w:rPr>
          <w:rFonts w:ascii="Times New Roman" w:hAnsi="Times New Roman" w:cs="Times New Roman"/>
          <w:sz w:val="24"/>
          <w:szCs w:val="24"/>
        </w:rPr>
        <w:t xml:space="preserve"> H. 2004. Regional simulation of ecosystem CO2 and water vapor exchange for agricultural land using NOAA AVHRR and Terra MODIS satellite data. Application to Zealand, Denmark. Remote Sensing of Environment 93:150–167.</w:t>
      </w:r>
    </w:p>
    <w:p w14:paraId="3146E89B" w14:textId="1569E584"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Hui 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Jackson RB. 2006. Geographical and interannual variability in biomass partitioning in grassland ecosystems: a synthesis of field data.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169:85–93.</w:t>
      </w:r>
    </w:p>
    <w:p w14:paraId="085652B6" w14:textId="3554BC2D"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Interrante</w:t>
      </w:r>
      <w:proofErr w:type="spellEnd"/>
      <w:r w:rsidRPr="008201BC">
        <w:rPr>
          <w:rFonts w:ascii="Times New Roman" w:hAnsi="Times New Roman" w:cs="Times New Roman"/>
          <w:sz w:val="24"/>
          <w:szCs w:val="24"/>
        </w:rPr>
        <w:t xml:space="preserve"> SM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Sollenberger LE</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Blount AR</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Coleman SW</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White UR</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Liu K. 2009. Defoliation management of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germplasm affects cover and persistence-related responses. Agronomy Journal 101:1381</w:t>
      </w:r>
      <w:r w:rsidR="00471F30" w:rsidRPr="008201BC">
        <w:rPr>
          <w:rFonts w:ascii="Times New Roman" w:hAnsi="Times New Roman" w:cs="Times New Roman"/>
          <w:sz w:val="24"/>
          <w:szCs w:val="24"/>
        </w:rPr>
        <w:t>–</w:t>
      </w:r>
      <w:r w:rsidR="00471F30">
        <w:rPr>
          <w:rFonts w:ascii="Times New Roman" w:hAnsi="Times New Roman" w:cs="Times New Roman"/>
          <w:sz w:val="24"/>
          <w:szCs w:val="24"/>
        </w:rPr>
        <w:t>1387</w:t>
      </w:r>
      <w:r w:rsidRPr="008201BC">
        <w:rPr>
          <w:rFonts w:ascii="Times New Roman" w:hAnsi="Times New Roman" w:cs="Times New Roman"/>
          <w:sz w:val="24"/>
          <w:szCs w:val="24"/>
        </w:rPr>
        <w:t>.</w:t>
      </w:r>
    </w:p>
    <w:p w14:paraId="72AFBFC5" w14:textId="092B0B23"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Iversen CM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McCormack ML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Powell AS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Blackwood CB</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Freschet</w:t>
      </w:r>
      <w:proofErr w:type="spellEnd"/>
      <w:r w:rsidRPr="008201BC">
        <w:rPr>
          <w:rFonts w:ascii="Times New Roman" w:hAnsi="Times New Roman" w:cs="Times New Roman"/>
          <w:sz w:val="24"/>
          <w:szCs w:val="24"/>
        </w:rPr>
        <w:t xml:space="preserve"> GT</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Kattge</w:t>
      </w:r>
      <w:proofErr w:type="spellEnd"/>
      <w:r w:rsidRPr="008201BC">
        <w:rPr>
          <w:rFonts w:ascii="Times New Roman" w:hAnsi="Times New Roman" w:cs="Times New Roman"/>
          <w:sz w:val="24"/>
          <w:szCs w:val="24"/>
        </w:rPr>
        <w:t xml:space="preserve"> 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Stover DB</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Soudzilovskaia</w:t>
      </w:r>
      <w:proofErr w:type="spellEnd"/>
      <w:r w:rsidRPr="008201BC">
        <w:rPr>
          <w:rFonts w:ascii="Times New Roman" w:hAnsi="Times New Roman" w:cs="Times New Roman"/>
          <w:sz w:val="24"/>
          <w:szCs w:val="24"/>
        </w:rPr>
        <w:t xml:space="preserve"> NA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Valverde</w:t>
      </w:r>
      <w:r w:rsidRPr="008201BC">
        <w:rPr>
          <w:rFonts w:ascii="Cambria Math" w:hAnsi="Cambria Math" w:cs="Cambria Math"/>
          <w:sz w:val="24"/>
          <w:szCs w:val="24"/>
        </w:rPr>
        <w:t>‐</w:t>
      </w:r>
      <w:r w:rsidRPr="008201BC">
        <w:rPr>
          <w:rFonts w:ascii="Times New Roman" w:hAnsi="Times New Roman" w:cs="Times New Roman"/>
          <w:sz w:val="24"/>
          <w:szCs w:val="24"/>
        </w:rPr>
        <w:t>Barrantes</w:t>
      </w:r>
      <w:proofErr w:type="spellEnd"/>
      <w:r w:rsidRPr="008201BC">
        <w:rPr>
          <w:rFonts w:ascii="Times New Roman" w:hAnsi="Times New Roman" w:cs="Times New Roman"/>
          <w:sz w:val="24"/>
          <w:szCs w:val="24"/>
        </w:rPr>
        <w:t xml:space="preserve"> OJ</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r w:rsidRPr="006D39CD">
        <w:rPr>
          <w:rFonts w:ascii="Times New Roman" w:hAnsi="Times New Roman" w:cs="Times New Roman"/>
          <w:sz w:val="24"/>
          <w:szCs w:val="24"/>
          <w:highlight w:val="yellow"/>
          <w:rPrChange w:id="800" w:author="Lyle" w:date="2020-08-05T14:56:00Z">
            <w:rPr>
              <w:rFonts w:ascii="Times New Roman" w:hAnsi="Times New Roman" w:cs="Times New Roman"/>
              <w:sz w:val="24"/>
              <w:szCs w:val="24"/>
            </w:rPr>
          </w:rPrChange>
        </w:rPr>
        <w:t>et al.</w:t>
      </w:r>
      <w:r w:rsidRPr="008201BC">
        <w:rPr>
          <w:rFonts w:ascii="Times New Roman" w:hAnsi="Times New Roman" w:cs="Times New Roman"/>
          <w:sz w:val="24"/>
          <w:szCs w:val="24"/>
        </w:rPr>
        <w:t xml:space="preserve"> 2017. A global </w:t>
      </w:r>
      <w:r w:rsidR="008201BC">
        <w:rPr>
          <w:rFonts w:ascii="Times New Roman" w:hAnsi="Times New Roman" w:cs="Times New Roman"/>
          <w:sz w:val="24"/>
          <w:szCs w:val="24"/>
        </w:rPr>
        <w:t>f</w:t>
      </w:r>
      <w:r w:rsidRPr="008201BC">
        <w:rPr>
          <w:rFonts w:ascii="Times New Roman" w:hAnsi="Times New Roman" w:cs="Times New Roman"/>
          <w:sz w:val="24"/>
          <w:szCs w:val="24"/>
        </w:rPr>
        <w:t>ine-</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oot </w:t>
      </w:r>
      <w:r w:rsidR="008201BC">
        <w:rPr>
          <w:rFonts w:ascii="Times New Roman" w:hAnsi="Times New Roman" w:cs="Times New Roman"/>
          <w:sz w:val="24"/>
          <w:szCs w:val="24"/>
        </w:rPr>
        <w:t>e</w:t>
      </w:r>
      <w:r w:rsidRPr="008201BC">
        <w:rPr>
          <w:rFonts w:ascii="Times New Roman" w:hAnsi="Times New Roman" w:cs="Times New Roman"/>
          <w:sz w:val="24"/>
          <w:szCs w:val="24"/>
        </w:rPr>
        <w:t xml:space="preserve">cology </w:t>
      </w:r>
      <w:r w:rsidR="008201BC">
        <w:rPr>
          <w:rFonts w:ascii="Times New Roman" w:hAnsi="Times New Roman" w:cs="Times New Roman"/>
          <w:sz w:val="24"/>
          <w:szCs w:val="24"/>
        </w:rPr>
        <w:t>d</w:t>
      </w:r>
      <w:r w:rsidRPr="008201BC">
        <w:rPr>
          <w:rFonts w:ascii="Times New Roman" w:hAnsi="Times New Roman" w:cs="Times New Roman"/>
          <w:sz w:val="24"/>
          <w:szCs w:val="24"/>
        </w:rPr>
        <w:t xml:space="preserve">atabase to address below-ground challenges in plant ecology.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215:15–26.</w:t>
      </w:r>
    </w:p>
    <w:p w14:paraId="5B5CD67C" w14:textId="2E87C9D4"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Johnson LC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Matchett</w:t>
      </w:r>
      <w:proofErr w:type="spellEnd"/>
      <w:r w:rsidRPr="008201BC">
        <w:rPr>
          <w:rFonts w:ascii="Times New Roman" w:hAnsi="Times New Roman" w:cs="Times New Roman"/>
          <w:sz w:val="24"/>
          <w:szCs w:val="24"/>
        </w:rPr>
        <w:t xml:space="preserve"> JR. 2001. Fire and </w:t>
      </w:r>
      <w:r w:rsidR="008201BC">
        <w:rPr>
          <w:rFonts w:ascii="Times New Roman" w:hAnsi="Times New Roman" w:cs="Times New Roman"/>
          <w:sz w:val="24"/>
          <w:szCs w:val="24"/>
        </w:rPr>
        <w:t>g</w:t>
      </w:r>
      <w:r w:rsidRPr="008201BC">
        <w:rPr>
          <w:rFonts w:ascii="Times New Roman" w:hAnsi="Times New Roman" w:cs="Times New Roman"/>
          <w:sz w:val="24"/>
          <w:szCs w:val="24"/>
        </w:rPr>
        <w:t xml:space="preserve">razing </w:t>
      </w:r>
      <w:r w:rsidR="008201BC">
        <w:rPr>
          <w:rFonts w:ascii="Times New Roman" w:hAnsi="Times New Roman" w:cs="Times New Roman"/>
          <w:sz w:val="24"/>
          <w:szCs w:val="24"/>
        </w:rPr>
        <w:t>r</w:t>
      </w:r>
      <w:r w:rsidRPr="008201BC">
        <w:rPr>
          <w:rFonts w:ascii="Times New Roman" w:hAnsi="Times New Roman" w:cs="Times New Roman"/>
          <w:sz w:val="24"/>
          <w:szCs w:val="24"/>
        </w:rPr>
        <w:t xml:space="preserve">egulate </w:t>
      </w:r>
      <w:r w:rsidR="008201BC">
        <w:rPr>
          <w:rFonts w:ascii="Times New Roman" w:hAnsi="Times New Roman" w:cs="Times New Roman"/>
          <w:sz w:val="24"/>
          <w:szCs w:val="24"/>
        </w:rPr>
        <w:t>b</w:t>
      </w:r>
      <w:r w:rsidRPr="008201BC">
        <w:rPr>
          <w:rFonts w:ascii="Times New Roman" w:hAnsi="Times New Roman" w:cs="Times New Roman"/>
          <w:sz w:val="24"/>
          <w:szCs w:val="24"/>
        </w:rPr>
        <w:t xml:space="preserve">elowground </w:t>
      </w:r>
      <w:r w:rsidR="008201BC">
        <w:rPr>
          <w:rFonts w:ascii="Times New Roman" w:hAnsi="Times New Roman" w:cs="Times New Roman"/>
          <w:sz w:val="24"/>
          <w:szCs w:val="24"/>
        </w:rPr>
        <w:t>p</w:t>
      </w:r>
      <w:r w:rsidRPr="008201BC">
        <w:rPr>
          <w:rFonts w:ascii="Times New Roman" w:hAnsi="Times New Roman" w:cs="Times New Roman"/>
          <w:sz w:val="24"/>
          <w:szCs w:val="24"/>
        </w:rPr>
        <w:t xml:space="preserve">rocesses in </w:t>
      </w:r>
      <w:r w:rsidR="008201BC">
        <w:rPr>
          <w:rFonts w:ascii="Times New Roman" w:hAnsi="Times New Roman" w:cs="Times New Roman"/>
          <w:sz w:val="24"/>
          <w:szCs w:val="24"/>
        </w:rPr>
        <w:t>t</w:t>
      </w:r>
      <w:r w:rsidRPr="008201BC">
        <w:rPr>
          <w:rFonts w:ascii="Times New Roman" w:hAnsi="Times New Roman" w:cs="Times New Roman"/>
          <w:sz w:val="24"/>
          <w:szCs w:val="24"/>
        </w:rPr>
        <w:t xml:space="preserve">allgrass </w:t>
      </w:r>
      <w:r w:rsidR="008201BC">
        <w:rPr>
          <w:rFonts w:ascii="Times New Roman" w:hAnsi="Times New Roman" w:cs="Times New Roman"/>
          <w:sz w:val="24"/>
          <w:szCs w:val="24"/>
        </w:rPr>
        <w:t>p</w:t>
      </w:r>
      <w:r w:rsidRPr="008201BC">
        <w:rPr>
          <w:rFonts w:ascii="Times New Roman" w:hAnsi="Times New Roman" w:cs="Times New Roman"/>
          <w:sz w:val="24"/>
          <w:szCs w:val="24"/>
        </w:rPr>
        <w:t>rairie. Ecology 82:3377–3389.</w:t>
      </w:r>
    </w:p>
    <w:p w14:paraId="139D3EDF" w14:textId="7B9CA9F4"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Jones DL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Nguyen 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Finlay RD. 2009. Carbon flow in the rhizosphere: carbon trading at the soil–root interface. Plant Soil 321:5–33.</w:t>
      </w:r>
    </w:p>
    <w:p w14:paraId="1281B31A" w14:textId="530C6D63"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Klumpp</w:t>
      </w:r>
      <w:proofErr w:type="spellEnd"/>
      <w:r w:rsidRPr="008201BC">
        <w:rPr>
          <w:rFonts w:ascii="Times New Roman" w:hAnsi="Times New Roman" w:cs="Times New Roman"/>
          <w:sz w:val="24"/>
          <w:szCs w:val="24"/>
        </w:rPr>
        <w:t xml:space="preserve"> K</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Fontaine 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Attard E</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Le Roux X</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 2009. Grazing triggers soil carbon loss by altering plant roots and their control on soil microbial community. Journal of Ecology 97:876–885.</w:t>
      </w:r>
    </w:p>
    <w:p w14:paraId="14C0A7DE" w14:textId="671B862A"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Knapp AK</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Blair JM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Briggs JM</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Collins SL</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Hartnett DC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Johnson LC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Towne EG. 1999. The keystone role of bison in </w:t>
      </w:r>
      <w:proofErr w:type="gramStart"/>
      <w:r w:rsidRPr="008201BC">
        <w:rPr>
          <w:rFonts w:ascii="Times New Roman" w:hAnsi="Times New Roman" w:cs="Times New Roman"/>
          <w:sz w:val="24"/>
          <w:szCs w:val="24"/>
        </w:rPr>
        <w:t xml:space="preserve">north </w:t>
      </w:r>
      <w:proofErr w:type="spellStart"/>
      <w:r w:rsidRPr="008201BC">
        <w:rPr>
          <w:rFonts w:ascii="Times New Roman" w:hAnsi="Times New Roman" w:cs="Times New Roman"/>
          <w:sz w:val="24"/>
          <w:szCs w:val="24"/>
        </w:rPr>
        <w:t>american</w:t>
      </w:r>
      <w:proofErr w:type="spellEnd"/>
      <w:proofErr w:type="gramEnd"/>
      <w:r w:rsidRPr="008201BC">
        <w:rPr>
          <w:rFonts w:ascii="Times New Roman" w:hAnsi="Times New Roman" w:cs="Times New Roman"/>
          <w:sz w:val="24"/>
          <w:szCs w:val="24"/>
        </w:rPr>
        <w:t xml:space="preserve"> tallgrass prairie.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49:39–50.</w:t>
      </w:r>
    </w:p>
    <w:p w14:paraId="3DF4A4B3" w14:textId="77777777"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Lal R. 2010. Managing soils and ecosystems for mitigating anthropogenic carbon emissions and advancing global food security.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60:708–721.</w:t>
      </w:r>
    </w:p>
    <w:p w14:paraId="6D5F3194" w14:textId="269E672E"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Li S</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Potter C</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Hiatt C. 2012. Monitoring of net primary production in California rangelands using Landsat and MODIS satellite remote sensing. Natural Resources 3:56–65.</w:t>
      </w:r>
    </w:p>
    <w:p w14:paraId="77FDF0B3" w14:textId="186B148E"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Madritch</w:t>
      </w:r>
      <w:proofErr w:type="spellEnd"/>
      <w:r w:rsidRPr="008201BC">
        <w:rPr>
          <w:rFonts w:ascii="Times New Roman" w:hAnsi="Times New Roman" w:cs="Times New Roman"/>
          <w:sz w:val="24"/>
          <w:szCs w:val="24"/>
        </w:rPr>
        <w:t xml:space="preserve"> MD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Hunter MD. 2002. Phenotypic diversity influences ecosystem functioning in an Oak sandhills community. Ecology 83:2084–2090.</w:t>
      </w:r>
    </w:p>
    <w:p w14:paraId="6407FFA2" w14:textId="76064D0E"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Makkonen</w:t>
      </w:r>
      <w:proofErr w:type="spellEnd"/>
      <w:r w:rsidRPr="008201BC">
        <w:rPr>
          <w:rFonts w:ascii="Times New Roman" w:hAnsi="Times New Roman" w:cs="Times New Roman"/>
          <w:sz w:val="24"/>
          <w:szCs w:val="24"/>
        </w:rPr>
        <w:t xml:space="preserve"> K</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Helmisaari</w:t>
      </w:r>
      <w:proofErr w:type="spellEnd"/>
      <w:r w:rsidRPr="008201BC">
        <w:rPr>
          <w:rFonts w:ascii="Times New Roman" w:hAnsi="Times New Roman" w:cs="Times New Roman"/>
          <w:sz w:val="24"/>
          <w:szCs w:val="24"/>
        </w:rPr>
        <w:t xml:space="preserve"> H-S. 1999. Assessing fine-root biomass and production in a Scots pine stand – comparison of soil core and root ingrowth core methods. Plant and Soil 210:43–50.</w:t>
      </w:r>
    </w:p>
    <w:p w14:paraId="21E6C664" w14:textId="1CCC3B4A"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Malhotra A</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Sihi</w:t>
      </w:r>
      <w:proofErr w:type="spellEnd"/>
      <w:r w:rsidRPr="008201BC">
        <w:rPr>
          <w:rFonts w:ascii="Times New Roman" w:hAnsi="Times New Roman" w:cs="Times New Roman"/>
          <w:sz w:val="24"/>
          <w:szCs w:val="24"/>
        </w:rPr>
        <w:t xml:space="preserve"> D</w:t>
      </w:r>
      <w:r w:rsidR="008201BC">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Iversen</w:t>
      </w:r>
      <w:proofErr w:type="spellEnd"/>
      <w:r w:rsidRPr="008201BC">
        <w:rPr>
          <w:rFonts w:ascii="Times New Roman" w:hAnsi="Times New Roman" w:cs="Times New Roman"/>
          <w:sz w:val="24"/>
          <w:szCs w:val="24"/>
        </w:rPr>
        <w:t xml:space="preserve"> C. 2018. The </w:t>
      </w:r>
      <w:r w:rsidR="00FB4C90">
        <w:rPr>
          <w:rFonts w:ascii="Times New Roman" w:hAnsi="Times New Roman" w:cs="Times New Roman"/>
          <w:sz w:val="24"/>
          <w:szCs w:val="24"/>
        </w:rPr>
        <w:t>f</w:t>
      </w:r>
      <w:r w:rsidRPr="008201BC">
        <w:rPr>
          <w:rFonts w:ascii="Times New Roman" w:hAnsi="Times New Roman" w:cs="Times New Roman"/>
          <w:sz w:val="24"/>
          <w:szCs w:val="24"/>
        </w:rPr>
        <w:t xml:space="preserve">ate of </w:t>
      </w:r>
      <w:r w:rsidR="00FB4C90">
        <w:rPr>
          <w:rFonts w:ascii="Times New Roman" w:hAnsi="Times New Roman" w:cs="Times New Roman"/>
          <w:sz w:val="24"/>
          <w:szCs w:val="24"/>
        </w:rPr>
        <w:t>r</w:t>
      </w:r>
      <w:r w:rsidRPr="008201BC">
        <w:rPr>
          <w:rFonts w:ascii="Times New Roman" w:hAnsi="Times New Roman" w:cs="Times New Roman"/>
          <w:sz w:val="24"/>
          <w:szCs w:val="24"/>
        </w:rPr>
        <w:t xml:space="preserve">oot </w:t>
      </w:r>
      <w:r w:rsidR="00FB4C90">
        <w:rPr>
          <w:rFonts w:ascii="Times New Roman" w:hAnsi="Times New Roman" w:cs="Times New Roman"/>
          <w:sz w:val="24"/>
          <w:szCs w:val="24"/>
        </w:rPr>
        <w:t>c</w:t>
      </w:r>
      <w:r w:rsidRPr="008201BC">
        <w:rPr>
          <w:rFonts w:ascii="Times New Roman" w:hAnsi="Times New Roman" w:cs="Times New Roman"/>
          <w:sz w:val="24"/>
          <w:szCs w:val="24"/>
        </w:rPr>
        <w:t xml:space="preserve">arbon in </w:t>
      </w:r>
      <w:r w:rsidR="00FB4C90">
        <w:rPr>
          <w:rFonts w:ascii="Times New Roman" w:hAnsi="Times New Roman" w:cs="Times New Roman"/>
          <w:sz w:val="24"/>
          <w:szCs w:val="24"/>
        </w:rPr>
        <w:t>s</w:t>
      </w:r>
      <w:r w:rsidRPr="008201BC">
        <w:rPr>
          <w:rFonts w:ascii="Times New Roman" w:hAnsi="Times New Roman" w:cs="Times New Roman"/>
          <w:sz w:val="24"/>
          <w:szCs w:val="24"/>
        </w:rPr>
        <w:t xml:space="preserve">oil: </w:t>
      </w:r>
      <w:r w:rsidR="00FB4C90">
        <w:rPr>
          <w:rFonts w:ascii="Times New Roman" w:hAnsi="Times New Roman" w:cs="Times New Roman"/>
          <w:sz w:val="24"/>
          <w:szCs w:val="24"/>
        </w:rPr>
        <w:t>d</w:t>
      </w:r>
      <w:r w:rsidRPr="008201BC">
        <w:rPr>
          <w:rFonts w:ascii="Times New Roman" w:hAnsi="Times New Roman" w:cs="Times New Roman"/>
          <w:sz w:val="24"/>
          <w:szCs w:val="24"/>
        </w:rPr>
        <w:t xml:space="preserve">ata and </w:t>
      </w:r>
      <w:r w:rsidR="00FB4C90">
        <w:rPr>
          <w:rFonts w:ascii="Times New Roman" w:hAnsi="Times New Roman" w:cs="Times New Roman"/>
          <w:sz w:val="24"/>
          <w:szCs w:val="24"/>
        </w:rPr>
        <w:t>m</w:t>
      </w:r>
      <w:r w:rsidRPr="008201BC">
        <w:rPr>
          <w:rFonts w:ascii="Times New Roman" w:hAnsi="Times New Roman" w:cs="Times New Roman"/>
          <w:sz w:val="24"/>
          <w:szCs w:val="24"/>
        </w:rPr>
        <w:t xml:space="preserve">odel </w:t>
      </w:r>
      <w:r w:rsidR="00FB4C90">
        <w:rPr>
          <w:rFonts w:ascii="Times New Roman" w:hAnsi="Times New Roman" w:cs="Times New Roman"/>
          <w:sz w:val="24"/>
          <w:szCs w:val="24"/>
        </w:rPr>
        <w:t>g</w:t>
      </w:r>
      <w:r w:rsidRPr="008201BC">
        <w:rPr>
          <w:rFonts w:ascii="Times New Roman" w:hAnsi="Times New Roman" w:cs="Times New Roman"/>
          <w:sz w:val="24"/>
          <w:szCs w:val="24"/>
        </w:rPr>
        <w:t xml:space="preserve">aps. Eos. </w:t>
      </w:r>
      <w:r w:rsidR="00FB4C90">
        <w:rPr>
          <w:rFonts w:ascii="Times New Roman" w:hAnsi="Times New Roman" w:cs="Times New Roman"/>
          <w:sz w:val="24"/>
          <w:szCs w:val="24"/>
        </w:rPr>
        <w:t xml:space="preserve">Accessed (22 January 2020) </w:t>
      </w:r>
      <w:r w:rsidRPr="008201BC">
        <w:rPr>
          <w:rFonts w:ascii="Times New Roman" w:hAnsi="Times New Roman" w:cs="Times New Roman"/>
          <w:sz w:val="24"/>
          <w:szCs w:val="24"/>
        </w:rPr>
        <w:t>https://eos.org/meeting-reports/the-fate-of-root-carbon-in-soil-data-and-model-gaps</w:t>
      </w:r>
      <w:r w:rsidR="00FB4C90">
        <w:rPr>
          <w:rFonts w:ascii="Times New Roman" w:hAnsi="Times New Roman" w:cs="Times New Roman"/>
          <w:sz w:val="24"/>
          <w:szCs w:val="24"/>
        </w:rPr>
        <w:t>.</w:t>
      </w:r>
    </w:p>
    <w:p w14:paraId="2D55AA51" w14:textId="77777777"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1983. Compensatory plant growth as a response to herbivory. Oikos 40:329–336.</w:t>
      </w:r>
    </w:p>
    <w:p w14:paraId="4A73C3E9" w14:textId="77777777"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1985. Ecology of a grazing ecosystem: the Serengeti. Ecological Monographs 55:259–294.</w:t>
      </w:r>
    </w:p>
    <w:p w14:paraId="562F9D5B" w14:textId="22D77D05"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Banyikwa</w:t>
      </w:r>
      <w:proofErr w:type="spellEnd"/>
      <w:r w:rsidRPr="008201BC">
        <w:rPr>
          <w:rFonts w:ascii="Times New Roman" w:hAnsi="Times New Roman" w:cs="Times New Roman"/>
          <w:sz w:val="24"/>
          <w:szCs w:val="24"/>
        </w:rPr>
        <w:t xml:space="preserve"> FF</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McNaughton MM. 1998. Root biomass and productivity in a grazing ecosystem: the Serengeti. Ecology 79:587–592.</w:t>
      </w:r>
    </w:p>
    <w:p w14:paraId="7BB4927B" w14:textId="35A3EFD0"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McSherry ME</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Ritchie ME. 2013. Effects of grazing on grassland soil carbon: a global review. Global Change Biology 19:1347–1357.</w:t>
      </w:r>
    </w:p>
    <w:p w14:paraId="59648480" w14:textId="2A8906B5"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Milchunas</w:t>
      </w:r>
      <w:proofErr w:type="spellEnd"/>
      <w:r w:rsidRPr="008201BC">
        <w:rPr>
          <w:rFonts w:ascii="Times New Roman" w:hAnsi="Times New Roman" w:cs="Times New Roman"/>
          <w:sz w:val="24"/>
          <w:szCs w:val="24"/>
        </w:rPr>
        <w:t xml:space="preserve"> DG</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Lauenroth</w:t>
      </w:r>
      <w:proofErr w:type="spellEnd"/>
      <w:r w:rsidRPr="008201BC">
        <w:rPr>
          <w:rFonts w:ascii="Times New Roman" w:hAnsi="Times New Roman" w:cs="Times New Roman"/>
          <w:sz w:val="24"/>
          <w:szCs w:val="24"/>
        </w:rPr>
        <w:t xml:space="preserve"> WK. 1993. Quantitative effects of grazing on vegetation and soils over a global range of environments. Ecological Monographs 63:327–366.</w:t>
      </w:r>
    </w:p>
    <w:p w14:paraId="003BFA3F" w14:textId="7B8FCB2D"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Poirier V</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Munson AD. 2018. The root of the matter: Linking root traits and soil organic matter stabilization processes. Soil Biology and Biochemistry 120:246–259.</w:t>
      </w:r>
    </w:p>
    <w:p w14:paraId="17FBEAE7" w14:textId="69ABC392"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Rasse</w:t>
      </w:r>
      <w:proofErr w:type="spellEnd"/>
      <w:r w:rsidRPr="008201BC">
        <w:rPr>
          <w:rFonts w:ascii="Times New Roman" w:hAnsi="Times New Roman" w:cs="Times New Roman"/>
          <w:sz w:val="24"/>
          <w:szCs w:val="24"/>
        </w:rPr>
        <w:t xml:space="preserve"> DP</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Rumpel</w:t>
      </w:r>
      <w:proofErr w:type="spellEnd"/>
      <w:r w:rsidRPr="008201BC">
        <w:rPr>
          <w:rFonts w:ascii="Times New Roman" w:hAnsi="Times New Roman" w:cs="Times New Roman"/>
          <w:sz w:val="24"/>
          <w:szCs w:val="24"/>
        </w:rPr>
        <w:t xml:space="preserve"> C</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Dignac</w:t>
      </w:r>
      <w:proofErr w:type="spellEnd"/>
      <w:r w:rsidRPr="008201BC">
        <w:rPr>
          <w:rFonts w:ascii="Times New Roman" w:hAnsi="Times New Roman" w:cs="Times New Roman"/>
          <w:sz w:val="24"/>
          <w:szCs w:val="24"/>
        </w:rPr>
        <w:t xml:space="preserve"> M-F. 2005. Is soil carbon mostly root carbon? Mechanisms for a specific </w:t>
      </w:r>
      <w:proofErr w:type="spellStart"/>
      <w:r w:rsidRPr="008201BC">
        <w:rPr>
          <w:rFonts w:ascii="Times New Roman" w:hAnsi="Times New Roman" w:cs="Times New Roman"/>
          <w:sz w:val="24"/>
          <w:szCs w:val="24"/>
        </w:rPr>
        <w:t>stabilisation</w:t>
      </w:r>
      <w:proofErr w:type="spellEnd"/>
      <w:r w:rsidRPr="008201BC">
        <w:rPr>
          <w:rFonts w:ascii="Times New Roman" w:hAnsi="Times New Roman" w:cs="Times New Roman"/>
          <w:sz w:val="24"/>
          <w:szCs w:val="24"/>
        </w:rPr>
        <w:t>. Plant Soil 269:341–356.</w:t>
      </w:r>
    </w:p>
    <w:p w14:paraId="366F533F" w14:textId="0058B56E"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Schabenberger</w:t>
      </w:r>
      <w:proofErr w:type="spellEnd"/>
      <w:r w:rsidRPr="008201BC">
        <w:rPr>
          <w:rFonts w:ascii="Times New Roman" w:hAnsi="Times New Roman" w:cs="Times New Roman"/>
          <w:sz w:val="24"/>
          <w:szCs w:val="24"/>
        </w:rPr>
        <w:t xml:space="preserve"> O</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Jr TGGJPW</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Kong F. 2000. Collections of </w:t>
      </w:r>
      <w:r w:rsidR="00FB4C90">
        <w:rPr>
          <w:rFonts w:ascii="Times New Roman" w:hAnsi="Times New Roman" w:cs="Times New Roman"/>
          <w:sz w:val="24"/>
          <w:szCs w:val="24"/>
        </w:rPr>
        <w:t>s</w:t>
      </w:r>
      <w:r w:rsidRPr="008201BC">
        <w:rPr>
          <w:rFonts w:ascii="Times New Roman" w:hAnsi="Times New Roman" w:cs="Times New Roman"/>
          <w:sz w:val="24"/>
          <w:szCs w:val="24"/>
        </w:rPr>
        <w:t xml:space="preserve">imple </w:t>
      </w:r>
      <w:r w:rsidR="00FB4C90">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sidR="00FB4C90">
        <w:rPr>
          <w:rFonts w:ascii="Times New Roman" w:hAnsi="Times New Roman" w:cs="Times New Roman"/>
          <w:sz w:val="24"/>
          <w:szCs w:val="24"/>
        </w:rPr>
        <w:t>t</w:t>
      </w:r>
      <w:r w:rsidRPr="008201BC">
        <w:rPr>
          <w:rFonts w:ascii="Times New Roman" w:hAnsi="Times New Roman" w:cs="Times New Roman"/>
          <w:sz w:val="24"/>
          <w:szCs w:val="24"/>
        </w:rPr>
        <w:t xml:space="preserve">heir </w:t>
      </w:r>
      <w:r w:rsidR="00FB4C90">
        <w:rPr>
          <w:rFonts w:ascii="Times New Roman" w:hAnsi="Times New Roman" w:cs="Times New Roman"/>
          <w:sz w:val="24"/>
          <w:szCs w:val="24"/>
        </w:rPr>
        <w:t>r</w:t>
      </w:r>
      <w:r w:rsidRPr="008201BC">
        <w:rPr>
          <w:rFonts w:ascii="Times New Roman" w:hAnsi="Times New Roman" w:cs="Times New Roman"/>
          <w:sz w:val="24"/>
          <w:szCs w:val="24"/>
        </w:rPr>
        <w:t xml:space="preserve">elationship to </w:t>
      </w:r>
      <w:r w:rsidR="00FB4C90">
        <w:rPr>
          <w:rFonts w:ascii="Times New Roman" w:hAnsi="Times New Roman" w:cs="Times New Roman"/>
          <w:sz w:val="24"/>
          <w:szCs w:val="24"/>
        </w:rPr>
        <w:t>m</w:t>
      </w:r>
      <w:r w:rsidRPr="008201BC">
        <w:rPr>
          <w:rFonts w:ascii="Times New Roman" w:hAnsi="Times New Roman" w:cs="Times New Roman"/>
          <w:sz w:val="24"/>
          <w:szCs w:val="24"/>
        </w:rPr>
        <w:t xml:space="preserve">ain </w:t>
      </w:r>
      <w:r w:rsidR="00FB4C90">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sidR="00FB4C90">
        <w:rPr>
          <w:rFonts w:ascii="Times New Roman" w:hAnsi="Times New Roman" w:cs="Times New Roman"/>
          <w:sz w:val="24"/>
          <w:szCs w:val="24"/>
        </w:rPr>
        <w:t>i</w:t>
      </w:r>
      <w:r w:rsidRPr="008201BC">
        <w:rPr>
          <w:rFonts w:ascii="Times New Roman" w:hAnsi="Times New Roman" w:cs="Times New Roman"/>
          <w:sz w:val="24"/>
          <w:szCs w:val="24"/>
        </w:rPr>
        <w:t xml:space="preserve">nteractions in </w:t>
      </w:r>
      <w:r w:rsidR="00FB4C90">
        <w:rPr>
          <w:rFonts w:ascii="Times New Roman" w:hAnsi="Times New Roman" w:cs="Times New Roman"/>
          <w:sz w:val="24"/>
          <w:szCs w:val="24"/>
        </w:rPr>
        <w:t>f</w:t>
      </w:r>
      <w:r w:rsidRPr="008201BC">
        <w:rPr>
          <w:rFonts w:ascii="Times New Roman" w:hAnsi="Times New Roman" w:cs="Times New Roman"/>
          <w:sz w:val="24"/>
          <w:szCs w:val="24"/>
        </w:rPr>
        <w:t>actorials. The American Statistician 54:210–214.</w:t>
      </w:r>
    </w:p>
    <w:p w14:paraId="67D969FD" w14:textId="25FE3D39"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Scurlock JMO</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Hall DO. 1998. The global carbon sink: a grassland perspective. Global Change Biology 4:229–233.</w:t>
      </w:r>
    </w:p>
    <w:p w14:paraId="1AC3F39E" w14:textId="0C43D08B"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Silveira</w:t>
      </w:r>
      <w:proofErr w:type="spellEnd"/>
      <w:r w:rsidRPr="008201BC">
        <w:rPr>
          <w:rFonts w:ascii="Times New Roman" w:hAnsi="Times New Roman" w:cs="Times New Roman"/>
          <w:sz w:val="24"/>
          <w:szCs w:val="24"/>
        </w:rPr>
        <w:t xml:space="preserve"> ML</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Obour</w:t>
      </w:r>
      <w:proofErr w:type="spellEnd"/>
      <w:r w:rsidRPr="008201BC">
        <w:rPr>
          <w:rFonts w:ascii="Times New Roman" w:hAnsi="Times New Roman" w:cs="Times New Roman"/>
          <w:sz w:val="24"/>
          <w:szCs w:val="24"/>
        </w:rPr>
        <w:t xml:space="preserve"> AK</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Arthington</w:t>
      </w:r>
      <w:proofErr w:type="spellEnd"/>
      <w:r w:rsidRPr="008201BC">
        <w:rPr>
          <w:rFonts w:ascii="Times New Roman" w:hAnsi="Times New Roman" w:cs="Times New Roman"/>
          <w:sz w:val="24"/>
          <w:szCs w:val="24"/>
        </w:rPr>
        <w:t xml:space="preserve"> J</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Sollenberger LE. 2011. The cow-calf industry and water quality in South Florida, USA: a review. Nutr</w:t>
      </w:r>
      <w:r w:rsidR="00FB4C90">
        <w:rPr>
          <w:rFonts w:ascii="Times New Roman" w:hAnsi="Times New Roman" w:cs="Times New Roman"/>
          <w:sz w:val="24"/>
          <w:szCs w:val="24"/>
        </w:rPr>
        <w:t>ient</w:t>
      </w:r>
      <w:r w:rsidRPr="008201BC">
        <w:rPr>
          <w:rFonts w:ascii="Times New Roman" w:hAnsi="Times New Roman" w:cs="Times New Roman"/>
          <w:sz w:val="24"/>
          <w:szCs w:val="24"/>
        </w:rPr>
        <w:t xml:space="preserve"> Cycl</w:t>
      </w:r>
      <w:r w:rsidR="00FB4C90">
        <w:rPr>
          <w:rFonts w:ascii="Times New Roman" w:hAnsi="Times New Roman" w:cs="Times New Roman"/>
          <w:sz w:val="24"/>
          <w:szCs w:val="24"/>
        </w:rPr>
        <w:t>ing in</w:t>
      </w:r>
      <w:r w:rsidRPr="008201BC">
        <w:rPr>
          <w:rFonts w:ascii="Times New Roman" w:hAnsi="Times New Roman" w:cs="Times New Roman"/>
          <w:sz w:val="24"/>
          <w:szCs w:val="24"/>
        </w:rPr>
        <w:t xml:space="preserve"> Agroecosyst</w:t>
      </w:r>
      <w:r w:rsidR="00FB4C90">
        <w:rPr>
          <w:rFonts w:ascii="Times New Roman" w:hAnsi="Times New Roman" w:cs="Times New Roman"/>
          <w:sz w:val="24"/>
          <w:szCs w:val="24"/>
        </w:rPr>
        <w:t>ems</w:t>
      </w:r>
      <w:r w:rsidRPr="008201BC">
        <w:rPr>
          <w:rFonts w:ascii="Times New Roman" w:hAnsi="Times New Roman" w:cs="Times New Roman"/>
          <w:sz w:val="24"/>
          <w:szCs w:val="24"/>
        </w:rPr>
        <w:t xml:space="preserve"> 89:439–452.</w:t>
      </w:r>
    </w:p>
    <w:p w14:paraId="6A65ACAB" w14:textId="7E56FEF0"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Sokol</w:t>
      </w:r>
      <w:proofErr w:type="spellEnd"/>
      <w:r w:rsidRPr="008201BC">
        <w:rPr>
          <w:rFonts w:ascii="Times New Roman" w:hAnsi="Times New Roman" w:cs="Times New Roman"/>
          <w:sz w:val="24"/>
          <w:szCs w:val="24"/>
        </w:rPr>
        <w:t xml:space="preserve"> NW</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Kuebbing</w:t>
      </w:r>
      <w:proofErr w:type="spellEnd"/>
      <w:r w:rsidRPr="008201BC">
        <w:rPr>
          <w:rFonts w:ascii="Times New Roman" w:hAnsi="Times New Roman" w:cs="Times New Roman"/>
          <w:sz w:val="24"/>
          <w:szCs w:val="24"/>
        </w:rPr>
        <w:t xml:space="preserve"> SE</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Karlsen-Ayala E</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Bradford MA. 2019. Evidence for the primacy of living root inputs, not root or shoot litter, in forming soil organic carbon.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221:233–246.</w:t>
      </w:r>
    </w:p>
    <w:p w14:paraId="599E05C5" w14:textId="372D8A8A"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Stanley RL</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Beaty</w:t>
      </w:r>
      <w:proofErr w:type="spellEnd"/>
      <w:r w:rsidRPr="008201BC">
        <w:rPr>
          <w:rFonts w:ascii="Times New Roman" w:hAnsi="Times New Roman" w:cs="Times New Roman"/>
          <w:sz w:val="24"/>
          <w:szCs w:val="24"/>
        </w:rPr>
        <w:t xml:space="preserve"> ER</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Powell JD. 1977. Forage </w:t>
      </w:r>
      <w:r w:rsidR="00FB4C90">
        <w:rPr>
          <w:rFonts w:ascii="Times New Roman" w:hAnsi="Times New Roman" w:cs="Times New Roman"/>
          <w:sz w:val="24"/>
          <w:szCs w:val="24"/>
        </w:rPr>
        <w:t>y</w:t>
      </w:r>
      <w:r w:rsidRPr="008201BC">
        <w:rPr>
          <w:rFonts w:ascii="Times New Roman" w:hAnsi="Times New Roman" w:cs="Times New Roman"/>
          <w:sz w:val="24"/>
          <w:szCs w:val="24"/>
        </w:rPr>
        <w:t xml:space="preserve">ield and </w:t>
      </w:r>
      <w:r w:rsidR="00FB4C90">
        <w:rPr>
          <w:rFonts w:ascii="Times New Roman" w:hAnsi="Times New Roman" w:cs="Times New Roman"/>
          <w:sz w:val="24"/>
          <w:szCs w:val="24"/>
        </w:rPr>
        <w:t>p</w:t>
      </w:r>
      <w:r w:rsidRPr="008201BC">
        <w:rPr>
          <w:rFonts w:ascii="Times New Roman" w:hAnsi="Times New Roman" w:cs="Times New Roman"/>
          <w:sz w:val="24"/>
          <w:szCs w:val="24"/>
        </w:rPr>
        <w:t xml:space="preserve">ercent </w:t>
      </w:r>
      <w:r w:rsidR="00FB4C90">
        <w:rPr>
          <w:rFonts w:ascii="Times New Roman" w:hAnsi="Times New Roman" w:cs="Times New Roman"/>
          <w:sz w:val="24"/>
          <w:szCs w:val="24"/>
        </w:rPr>
        <w:t>c</w:t>
      </w:r>
      <w:r w:rsidRPr="008201BC">
        <w:rPr>
          <w:rFonts w:ascii="Times New Roman" w:hAnsi="Times New Roman" w:cs="Times New Roman"/>
          <w:sz w:val="24"/>
          <w:szCs w:val="24"/>
        </w:rPr>
        <w:t xml:space="preserve">ell </w:t>
      </w:r>
      <w:r w:rsidR="00FB4C90">
        <w:rPr>
          <w:rFonts w:ascii="Times New Roman" w:hAnsi="Times New Roman" w:cs="Times New Roman"/>
          <w:sz w:val="24"/>
          <w:szCs w:val="24"/>
        </w:rPr>
        <w:t>w</w:t>
      </w:r>
      <w:r w:rsidRPr="008201BC">
        <w:rPr>
          <w:rFonts w:ascii="Times New Roman" w:hAnsi="Times New Roman" w:cs="Times New Roman"/>
          <w:sz w:val="24"/>
          <w:szCs w:val="24"/>
        </w:rPr>
        <w:t xml:space="preserve">all </w:t>
      </w:r>
      <w:r w:rsidR="00FB4C90">
        <w:rPr>
          <w:rFonts w:ascii="Times New Roman" w:hAnsi="Times New Roman" w:cs="Times New Roman"/>
          <w:sz w:val="24"/>
          <w:szCs w:val="24"/>
        </w:rPr>
        <w:t>c</w:t>
      </w:r>
      <w:r w:rsidRPr="008201BC">
        <w:rPr>
          <w:rFonts w:ascii="Times New Roman" w:hAnsi="Times New Roman" w:cs="Times New Roman"/>
          <w:sz w:val="24"/>
          <w:szCs w:val="24"/>
        </w:rPr>
        <w:t xml:space="preserve">onstituents of Pensacola </w:t>
      </w:r>
      <w:proofErr w:type="spellStart"/>
      <w:r w:rsidR="00FB4C90">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as </w:t>
      </w:r>
      <w:r w:rsidR="00FB4C90">
        <w:rPr>
          <w:rFonts w:ascii="Times New Roman" w:hAnsi="Times New Roman" w:cs="Times New Roman"/>
          <w:sz w:val="24"/>
          <w:szCs w:val="24"/>
        </w:rPr>
        <w:t>r</w:t>
      </w:r>
      <w:r w:rsidRPr="008201BC">
        <w:rPr>
          <w:rFonts w:ascii="Times New Roman" w:hAnsi="Times New Roman" w:cs="Times New Roman"/>
          <w:sz w:val="24"/>
          <w:szCs w:val="24"/>
        </w:rPr>
        <w:t xml:space="preserve">elated to N </w:t>
      </w:r>
      <w:r w:rsidR="00FB4C90">
        <w:rPr>
          <w:rFonts w:ascii="Times New Roman" w:hAnsi="Times New Roman" w:cs="Times New Roman"/>
          <w:sz w:val="24"/>
          <w:szCs w:val="24"/>
        </w:rPr>
        <w:t>f</w:t>
      </w:r>
      <w:r w:rsidRPr="008201BC">
        <w:rPr>
          <w:rFonts w:ascii="Times New Roman" w:hAnsi="Times New Roman" w:cs="Times New Roman"/>
          <w:sz w:val="24"/>
          <w:szCs w:val="24"/>
        </w:rPr>
        <w:t xml:space="preserve">ertilization and </w:t>
      </w:r>
      <w:r w:rsidR="00FB4C90">
        <w:rPr>
          <w:rFonts w:ascii="Times New Roman" w:hAnsi="Times New Roman" w:cs="Times New Roman"/>
          <w:sz w:val="24"/>
          <w:szCs w:val="24"/>
        </w:rPr>
        <w:t>c</w:t>
      </w:r>
      <w:r w:rsidRPr="008201BC">
        <w:rPr>
          <w:rFonts w:ascii="Times New Roman" w:hAnsi="Times New Roman" w:cs="Times New Roman"/>
          <w:sz w:val="24"/>
          <w:szCs w:val="24"/>
        </w:rPr>
        <w:t xml:space="preserve">lipping </w:t>
      </w:r>
      <w:r w:rsidR="00FB4C90">
        <w:rPr>
          <w:rFonts w:ascii="Times New Roman" w:hAnsi="Times New Roman" w:cs="Times New Roman"/>
          <w:sz w:val="24"/>
          <w:szCs w:val="24"/>
        </w:rPr>
        <w:t>h</w:t>
      </w:r>
      <w:r w:rsidRPr="008201BC">
        <w:rPr>
          <w:rFonts w:ascii="Times New Roman" w:hAnsi="Times New Roman" w:cs="Times New Roman"/>
          <w:sz w:val="24"/>
          <w:szCs w:val="24"/>
        </w:rPr>
        <w:t>eight. Agronomy Journal 69:501–504.</w:t>
      </w:r>
    </w:p>
    <w:p w14:paraId="1E5034C1" w14:textId="266671DF"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Steinbeiss</w:t>
      </w:r>
      <w:proofErr w:type="spellEnd"/>
      <w:r w:rsidRPr="008201BC">
        <w:rPr>
          <w:rFonts w:ascii="Times New Roman" w:hAnsi="Times New Roman" w:cs="Times New Roman"/>
          <w:sz w:val="24"/>
          <w:szCs w:val="24"/>
        </w:rPr>
        <w:t xml:space="preserve"> S</w:t>
      </w:r>
      <w:r w:rsidR="00FB4C90">
        <w:rPr>
          <w:rFonts w:ascii="Times New Roman" w:hAnsi="Times New Roman" w:cs="Times New Roman"/>
          <w:sz w:val="24"/>
          <w:szCs w:val="24"/>
        </w:rPr>
        <w:t>;</w:t>
      </w:r>
      <w:r w:rsidRPr="008201BC">
        <w:rPr>
          <w:rFonts w:ascii="Times New Roman" w:hAnsi="Times New Roman" w:cs="Times New Roman"/>
          <w:sz w:val="24"/>
          <w:szCs w:val="24"/>
        </w:rPr>
        <w:t xml:space="preserve"> </w:t>
      </w:r>
      <w:commentRangeStart w:id="801"/>
      <w:proofErr w:type="spellStart"/>
      <w:r w:rsidRPr="008201BC">
        <w:rPr>
          <w:rFonts w:ascii="Times New Roman" w:hAnsi="Times New Roman" w:cs="Times New Roman"/>
          <w:sz w:val="24"/>
          <w:szCs w:val="24"/>
        </w:rPr>
        <w:t>Beßler</w:t>
      </w:r>
      <w:commentRangeEnd w:id="801"/>
      <w:proofErr w:type="spellEnd"/>
      <w:r w:rsidR="006D39CD">
        <w:rPr>
          <w:rStyle w:val="CommentReference"/>
          <w:rFonts w:asciiTheme="minorHAnsi" w:eastAsiaTheme="minorHAnsi" w:hAnsiTheme="minorHAnsi" w:cstheme="minorBidi"/>
        </w:rPr>
        <w:commentReference w:id="801"/>
      </w:r>
      <w:r w:rsidRPr="008201BC">
        <w:rPr>
          <w:rFonts w:ascii="Times New Roman" w:hAnsi="Times New Roman" w:cs="Times New Roman"/>
          <w:sz w:val="24"/>
          <w:szCs w:val="24"/>
        </w:rPr>
        <w:t xml:space="preserve"> H</w:t>
      </w:r>
      <w:del w:id="802" w:author="Lyle" w:date="2020-08-05T15:01:00Z">
        <w:r w:rsidRPr="008201BC" w:rsidDel="006D39CD">
          <w:rPr>
            <w:rFonts w:ascii="Times New Roman" w:hAnsi="Times New Roman" w:cs="Times New Roman"/>
            <w:sz w:val="24"/>
            <w:szCs w:val="24"/>
          </w:rPr>
          <w:delText xml:space="preserve">, </w:delText>
        </w:r>
      </w:del>
      <w:ins w:id="803" w:author="Lyle" w:date="2020-08-05T15:01: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r w:rsidRPr="008201BC">
        <w:rPr>
          <w:rFonts w:ascii="Times New Roman" w:hAnsi="Times New Roman" w:cs="Times New Roman"/>
          <w:sz w:val="24"/>
          <w:szCs w:val="24"/>
        </w:rPr>
        <w:t>Engels C</w:t>
      </w:r>
      <w:del w:id="804" w:author="Lyle" w:date="2020-08-05T15:01:00Z">
        <w:r w:rsidRPr="008201BC" w:rsidDel="006D39CD">
          <w:rPr>
            <w:rFonts w:ascii="Times New Roman" w:hAnsi="Times New Roman" w:cs="Times New Roman"/>
            <w:sz w:val="24"/>
            <w:szCs w:val="24"/>
          </w:rPr>
          <w:delText xml:space="preserve">, </w:delText>
        </w:r>
      </w:del>
      <w:ins w:id="805" w:author="Lyle" w:date="2020-08-05T15:01: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Temperton</w:t>
      </w:r>
      <w:proofErr w:type="spellEnd"/>
      <w:r w:rsidRPr="008201BC">
        <w:rPr>
          <w:rFonts w:ascii="Times New Roman" w:hAnsi="Times New Roman" w:cs="Times New Roman"/>
          <w:sz w:val="24"/>
          <w:szCs w:val="24"/>
        </w:rPr>
        <w:t xml:space="preserve"> VM</w:t>
      </w:r>
      <w:del w:id="806" w:author="Lyle" w:date="2020-08-05T15:01:00Z">
        <w:r w:rsidRPr="008201BC" w:rsidDel="006D39CD">
          <w:rPr>
            <w:rFonts w:ascii="Times New Roman" w:hAnsi="Times New Roman" w:cs="Times New Roman"/>
            <w:sz w:val="24"/>
            <w:szCs w:val="24"/>
          </w:rPr>
          <w:delText xml:space="preserve">, </w:delText>
        </w:r>
      </w:del>
      <w:ins w:id="807" w:author="Lyle" w:date="2020-08-05T15:01: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Buchmann</w:t>
      </w:r>
      <w:proofErr w:type="spellEnd"/>
      <w:r w:rsidRPr="008201BC">
        <w:rPr>
          <w:rFonts w:ascii="Times New Roman" w:hAnsi="Times New Roman" w:cs="Times New Roman"/>
          <w:sz w:val="24"/>
          <w:szCs w:val="24"/>
        </w:rPr>
        <w:t xml:space="preserve"> N</w:t>
      </w:r>
      <w:del w:id="808" w:author="Lyle" w:date="2020-08-05T15:01:00Z">
        <w:r w:rsidRPr="008201BC" w:rsidDel="006D39CD">
          <w:rPr>
            <w:rFonts w:ascii="Times New Roman" w:hAnsi="Times New Roman" w:cs="Times New Roman"/>
            <w:sz w:val="24"/>
            <w:szCs w:val="24"/>
          </w:rPr>
          <w:delText xml:space="preserve">, </w:delText>
        </w:r>
      </w:del>
      <w:ins w:id="809" w:author="Lyle" w:date="2020-08-05T15:01: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Roscher</w:t>
      </w:r>
      <w:proofErr w:type="spellEnd"/>
      <w:r w:rsidRPr="008201BC">
        <w:rPr>
          <w:rFonts w:ascii="Times New Roman" w:hAnsi="Times New Roman" w:cs="Times New Roman"/>
          <w:sz w:val="24"/>
          <w:szCs w:val="24"/>
        </w:rPr>
        <w:t xml:space="preserve"> C</w:t>
      </w:r>
      <w:del w:id="810" w:author="Lyle" w:date="2020-08-05T15:01:00Z">
        <w:r w:rsidRPr="008201BC" w:rsidDel="006D39CD">
          <w:rPr>
            <w:rFonts w:ascii="Times New Roman" w:hAnsi="Times New Roman" w:cs="Times New Roman"/>
            <w:sz w:val="24"/>
            <w:szCs w:val="24"/>
          </w:rPr>
          <w:delText xml:space="preserve">, </w:delText>
        </w:r>
      </w:del>
      <w:ins w:id="811" w:author="Lyle" w:date="2020-08-05T15:01: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Kreutziger</w:t>
      </w:r>
      <w:proofErr w:type="spellEnd"/>
      <w:r w:rsidRPr="008201BC">
        <w:rPr>
          <w:rFonts w:ascii="Times New Roman" w:hAnsi="Times New Roman" w:cs="Times New Roman"/>
          <w:sz w:val="24"/>
          <w:szCs w:val="24"/>
        </w:rPr>
        <w:t xml:space="preserve"> Y</w:t>
      </w:r>
      <w:del w:id="812" w:author="Lyle" w:date="2020-08-05T15:02:00Z">
        <w:r w:rsidRPr="008201BC" w:rsidDel="006D39CD">
          <w:rPr>
            <w:rFonts w:ascii="Times New Roman" w:hAnsi="Times New Roman" w:cs="Times New Roman"/>
            <w:sz w:val="24"/>
            <w:szCs w:val="24"/>
          </w:rPr>
          <w:delText xml:space="preserve">, </w:delText>
        </w:r>
      </w:del>
      <w:ins w:id="813" w:author="Lyle" w:date="2020-08-05T15:02: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r w:rsidRPr="008201BC">
        <w:rPr>
          <w:rFonts w:ascii="Times New Roman" w:hAnsi="Times New Roman" w:cs="Times New Roman"/>
          <w:sz w:val="24"/>
          <w:szCs w:val="24"/>
        </w:rPr>
        <w:t>Baade J</w:t>
      </w:r>
      <w:del w:id="814" w:author="Lyle" w:date="2020-08-05T15:02:00Z">
        <w:r w:rsidRPr="008201BC" w:rsidDel="006D39CD">
          <w:rPr>
            <w:rFonts w:ascii="Times New Roman" w:hAnsi="Times New Roman" w:cs="Times New Roman"/>
            <w:sz w:val="24"/>
            <w:szCs w:val="24"/>
          </w:rPr>
          <w:delText xml:space="preserve">, </w:delText>
        </w:r>
      </w:del>
      <w:ins w:id="815" w:author="Lyle" w:date="2020-08-05T15:02: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Habekost</w:t>
      </w:r>
      <w:proofErr w:type="spellEnd"/>
      <w:r w:rsidRPr="008201BC">
        <w:rPr>
          <w:rFonts w:ascii="Times New Roman" w:hAnsi="Times New Roman" w:cs="Times New Roman"/>
          <w:sz w:val="24"/>
          <w:szCs w:val="24"/>
        </w:rPr>
        <w:t xml:space="preserve"> M</w:t>
      </w:r>
      <w:del w:id="816" w:author="Lyle" w:date="2020-08-05T15:02:00Z">
        <w:r w:rsidRPr="008201BC" w:rsidDel="006D39CD">
          <w:rPr>
            <w:rFonts w:ascii="Times New Roman" w:hAnsi="Times New Roman" w:cs="Times New Roman"/>
            <w:sz w:val="24"/>
            <w:szCs w:val="24"/>
          </w:rPr>
          <w:delText xml:space="preserve">, </w:delText>
        </w:r>
      </w:del>
      <w:ins w:id="817" w:author="Lyle" w:date="2020-08-05T15:02:00Z">
        <w:r w:rsidR="006D39CD">
          <w:rPr>
            <w:rFonts w:ascii="Times New Roman" w:hAnsi="Times New Roman" w:cs="Times New Roman"/>
            <w:sz w:val="24"/>
            <w:szCs w:val="24"/>
          </w:rPr>
          <w:t>;</w:t>
        </w:r>
        <w:r w:rsidR="006D39CD" w:rsidRPr="008201BC">
          <w:rPr>
            <w:rFonts w:ascii="Times New Roman" w:hAnsi="Times New Roman" w:cs="Times New Roman"/>
            <w:sz w:val="24"/>
            <w:szCs w:val="24"/>
          </w:rPr>
          <w:t xml:space="preserve"> </w:t>
        </w:r>
      </w:ins>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 2008. Plant diversity positively affects short-</w:t>
      </w:r>
      <w:r w:rsidRPr="008201BC">
        <w:rPr>
          <w:rFonts w:ascii="Times New Roman" w:hAnsi="Times New Roman" w:cs="Times New Roman"/>
          <w:sz w:val="24"/>
          <w:szCs w:val="24"/>
        </w:rPr>
        <w:lastRenderedPageBreak/>
        <w:t>term soil carbon storage in experimental grasslands. Global Change Biology 14:2937–2949.</w:t>
      </w:r>
    </w:p>
    <w:p w14:paraId="06048FF5" w14:textId="6A4F52F8"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Thornton B</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Millard P. 1996. Effects of </w:t>
      </w:r>
      <w:r w:rsidR="0016773F">
        <w:rPr>
          <w:rFonts w:ascii="Times New Roman" w:hAnsi="Times New Roman" w:cs="Times New Roman"/>
          <w:sz w:val="24"/>
          <w:szCs w:val="24"/>
        </w:rPr>
        <w:t>s</w:t>
      </w:r>
      <w:r w:rsidRPr="008201BC">
        <w:rPr>
          <w:rFonts w:ascii="Times New Roman" w:hAnsi="Times New Roman" w:cs="Times New Roman"/>
          <w:sz w:val="24"/>
          <w:szCs w:val="24"/>
        </w:rPr>
        <w:t xml:space="preserve">everity of </w:t>
      </w:r>
      <w:r w:rsidR="0016773F">
        <w:rPr>
          <w:rFonts w:ascii="Times New Roman" w:hAnsi="Times New Roman" w:cs="Times New Roman"/>
          <w:sz w:val="24"/>
          <w:szCs w:val="24"/>
        </w:rPr>
        <w:t>d</w:t>
      </w:r>
      <w:r w:rsidRPr="008201BC">
        <w:rPr>
          <w:rFonts w:ascii="Times New Roman" w:hAnsi="Times New Roman" w:cs="Times New Roman"/>
          <w:sz w:val="24"/>
          <w:szCs w:val="24"/>
        </w:rPr>
        <w:t xml:space="preserve">efoliation on </w:t>
      </w:r>
      <w:r w:rsidR="0016773F">
        <w:rPr>
          <w:rFonts w:ascii="Times New Roman" w:hAnsi="Times New Roman" w:cs="Times New Roman"/>
          <w:sz w:val="24"/>
          <w:szCs w:val="24"/>
        </w:rPr>
        <w:t>r</w:t>
      </w:r>
      <w:r w:rsidRPr="008201BC">
        <w:rPr>
          <w:rFonts w:ascii="Times New Roman" w:hAnsi="Times New Roman" w:cs="Times New Roman"/>
          <w:sz w:val="24"/>
          <w:szCs w:val="24"/>
        </w:rPr>
        <w:t xml:space="preserve">oot </w:t>
      </w:r>
      <w:r w:rsidR="0016773F">
        <w:rPr>
          <w:rFonts w:ascii="Times New Roman" w:hAnsi="Times New Roman" w:cs="Times New Roman"/>
          <w:sz w:val="24"/>
          <w:szCs w:val="24"/>
        </w:rPr>
        <w:t>f</w:t>
      </w:r>
      <w:r w:rsidRPr="008201BC">
        <w:rPr>
          <w:rFonts w:ascii="Times New Roman" w:hAnsi="Times New Roman" w:cs="Times New Roman"/>
          <w:sz w:val="24"/>
          <w:szCs w:val="24"/>
        </w:rPr>
        <w:t xml:space="preserve">unctioning in </w:t>
      </w:r>
      <w:r w:rsidR="0016773F">
        <w:rPr>
          <w:rFonts w:ascii="Times New Roman" w:hAnsi="Times New Roman" w:cs="Times New Roman"/>
          <w:sz w:val="24"/>
          <w:szCs w:val="24"/>
        </w:rPr>
        <w:t>g</w:t>
      </w:r>
      <w:r w:rsidRPr="008201BC">
        <w:rPr>
          <w:rFonts w:ascii="Times New Roman" w:hAnsi="Times New Roman" w:cs="Times New Roman"/>
          <w:sz w:val="24"/>
          <w:szCs w:val="24"/>
        </w:rPr>
        <w:t>rasses. Journal of Range Management 49:443–447.</w:t>
      </w:r>
    </w:p>
    <w:p w14:paraId="7813542F" w14:textId="6558D1D2"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Tilman D</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Reich PB</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Isbell F. 2012. Biodiversity impacts ecosystem productivity as much as resources, disturbance, or herbivory. PNAS 109:10394–10397.</w:t>
      </w:r>
    </w:p>
    <w:p w14:paraId="18919965" w14:textId="50F12557"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Vendramini JMB</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Sollenberger LE</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Blount AR</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Aguiar</w:t>
      </w:r>
      <w:proofErr w:type="spellEnd"/>
      <w:r w:rsidRPr="008201BC">
        <w:rPr>
          <w:rFonts w:ascii="Times New Roman" w:hAnsi="Times New Roman" w:cs="Times New Roman"/>
          <w:sz w:val="24"/>
          <w:szCs w:val="24"/>
        </w:rPr>
        <w:t xml:space="preserve"> AD</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Galzerano</w:t>
      </w:r>
      <w:proofErr w:type="spellEnd"/>
      <w:r w:rsidRPr="008201BC">
        <w:rPr>
          <w:rFonts w:ascii="Times New Roman" w:hAnsi="Times New Roman" w:cs="Times New Roman"/>
          <w:sz w:val="24"/>
          <w:szCs w:val="24"/>
        </w:rPr>
        <w:t xml:space="preserve"> L</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Valente ALS</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Alves E</w:t>
      </w:r>
      <w:r w:rsidR="0016773F">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Custodio</w:t>
      </w:r>
      <w:proofErr w:type="spellEnd"/>
      <w:r w:rsidRPr="008201BC">
        <w:rPr>
          <w:rFonts w:ascii="Times New Roman" w:hAnsi="Times New Roman" w:cs="Times New Roman"/>
          <w:sz w:val="24"/>
          <w:szCs w:val="24"/>
        </w:rPr>
        <w:t xml:space="preserve"> L. 2013.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cultivar response to grazing frequency with limited nitrogen fertilization. Agronomy Journal 105:938</w:t>
      </w:r>
      <w:r w:rsidR="00E704CE" w:rsidRPr="008201BC">
        <w:rPr>
          <w:rFonts w:ascii="Times New Roman" w:hAnsi="Times New Roman" w:cs="Times New Roman"/>
          <w:sz w:val="24"/>
          <w:szCs w:val="24"/>
        </w:rPr>
        <w:t>–</w:t>
      </w:r>
      <w:r w:rsidR="00E704CE">
        <w:rPr>
          <w:rFonts w:ascii="Times New Roman" w:hAnsi="Times New Roman" w:cs="Times New Roman"/>
          <w:sz w:val="24"/>
          <w:szCs w:val="24"/>
        </w:rPr>
        <w:t>944</w:t>
      </w:r>
      <w:r w:rsidRPr="008201BC">
        <w:rPr>
          <w:rFonts w:ascii="Times New Roman" w:hAnsi="Times New Roman" w:cs="Times New Roman"/>
          <w:sz w:val="24"/>
          <w:szCs w:val="24"/>
        </w:rPr>
        <w:t>.</w:t>
      </w:r>
    </w:p>
    <w:p w14:paraId="24B67728" w14:textId="4C46D873"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Whitham TG</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Bailey JK</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Schweitzer JA</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Shuster SM</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Bangert</w:t>
      </w:r>
      <w:proofErr w:type="spellEnd"/>
      <w:r w:rsidRPr="008201BC">
        <w:rPr>
          <w:rFonts w:ascii="Times New Roman" w:hAnsi="Times New Roman" w:cs="Times New Roman"/>
          <w:sz w:val="24"/>
          <w:szCs w:val="24"/>
        </w:rPr>
        <w:t xml:space="preserve"> RK</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LeRoy CJ</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Lonsdorf</w:t>
      </w:r>
      <w:proofErr w:type="spellEnd"/>
      <w:r w:rsidRPr="008201BC">
        <w:rPr>
          <w:rFonts w:ascii="Times New Roman" w:hAnsi="Times New Roman" w:cs="Times New Roman"/>
          <w:sz w:val="24"/>
          <w:szCs w:val="24"/>
        </w:rPr>
        <w:t xml:space="preserve"> EV</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Allan GJ</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DiFazio</w:t>
      </w:r>
      <w:proofErr w:type="spellEnd"/>
      <w:r w:rsidRPr="008201BC">
        <w:rPr>
          <w:rFonts w:ascii="Times New Roman" w:hAnsi="Times New Roman" w:cs="Times New Roman"/>
          <w:sz w:val="24"/>
          <w:szCs w:val="24"/>
        </w:rPr>
        <w:t xml:space="preserve"> SP</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Potts BM</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w:t>
      </w:r>
      <w:r w:rsidRPr="006D39CD">
        <w:rPr>
          <w:rFonts w:ascii="Times New Roman" w:hAnsi="Times New Roman" w:cs="Times New Roman"/>
          <w:sz w:val="24"/>
          <w:szCs w:val="24"/>
          <w:highlight w:val="yellow"/>
          <w:rPrChange w:id="818" w:author="Lyle" w:date="2020-08-05T15:03:00Z">
            <w:rPr>
              <w:rFonts w:ascii="Times New Roman" w:hAnsi="Times New Roman" w:cs="Times New Roman"/>
              <w:sz w:val="24"/>
              <w:szCs w:val="24"/>
            </w:rPr>
          </w:rPrChange>
        </w:rPr>
        <w:t>et al</w:t>
      </w:r>
      <w:r w:rsidRPr="008201BC">
        <w:rPr>
          <w:rFonts w:ascii="Times New Roman" w:hAnsi="Times New Roman" w:cs="Times New Roman"/>
          <w:sz w:val="24"/>
          <w:szCs w:val="24"/>
        </w:rPr>
        <w:t>. 2006. A framework for community and ecosystem genetics: from genes to ecosystems. Nat</w:t>
      </w:r>
      <w:r w:rsidR="00235C84">
        <w:rPr>
          <w:rFonts w:ascii="Times New Roman" w:hAnsi="Times New Roman" w:cs="Times New Roman"/>
          <w:sz w:val="24"/>
          <w:szCs w:val="24"/>
        </w:rPr>
        <w:t>ure</w:t>
      </w:r>
      <w:r w:rsidRPr="008201BC">
        <w:rPr>
          <w:rFonts w:ascii="Times New Roman" w:hAnsi="Times New Roman" w:cs="Times New Roman"/>
          <w:sz w:val="24"/>
          <w:szCs w:val="24"/>
        </w:rPr>
        <w:t xml:space="preserve"> </w:t>
      </w:r>
      <w:r w:rsidRPr="00853C3A">
        <w:rPr>
          <w:rFonts w:ascii="Times New Roman" w:hAnsi="Times New Roman" w:cs="Times New Roman"/>
          <w:sz w:val="24"/>
          <w:szCs w:val="24"/>
        </w:rPr>
        <w:t>Rev</w:t>
      </w:r>
      <w:r w:rsidR="00235C84" w:rsidRPr="00853C3A">
        <w:rPr>
          <w:rFonts w:ascii="Times New Roman" w:hAnsi="Times New Roman" w:cs="Times New Roman"/>
          <w:sz w:val="24"/>
          <w:szCs w:val="24"/>
        </w:rPr>
        <w:t>iew</w:t>
      </w:r>
      <w:ins w:id="819" w:author="Madhusudana Idupulapati" w:date="2020-04-22T11:03:00Z">
        <w:r w:rsidR="00853C3A">
          <w:rPr>
            <w:rFonts w:ascii="Times New Roman" w:hAnsi="Times New Roman" w:cs="Times New Roman"/>
            <w:sz w:val="24"/>
            <w:szCs w:val="24"/>
          </w:rPr>
          <w:t>s</w:t>
        </w:r>
      </w:ins>
      <w:r w:rsidRPr="008201BC">
        <w:rPr>
          <w:rFonts w:ascii="Times New Roman" w:hAnsi="Times New Roman" w:cs="Times New Roman"/>
          <w:sz w:val="24"/>
          <w:szCs w:val="24"/>
        </w:rPr>
        <w:t xml:space="preserve"> Genet</w:t>
      </w:r>
      <w:r w:rsidR="00235C84">
        <w:rPr>
          <w:rFonts w:ascii="Times New Roman" w:hAnsi="Times New Roman" w:cs="Times New Roman"/>
          <w:sz w:val="24"/>
          <w:szCs w:val="24"/>
        </w:rPr>
        <w:t>ics</w:t>
      </w:r>
      <w:r w:rsidRPr="008201BC">
        <w:rPr>
          <w:rFonts w:ascii="Times New Roman" w:hAnsi="Times New Roman" w:cs="Times New Roman"/>
          <w:sz w:val="24"/>
          <w:szCs w:val="24"/>
        </w:rPr>
        <w:t xml:space="preserve"> 7:510–523.</w:t>
      </w:r>
    </w:p>
    <w:p w14:paraId="07060D9B" w14:textId="1BEEAC72"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Wilson CH</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Strickland MS</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Hutchings JA</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Bianchi TS</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Flory SL. 2018. Grazing enhances belowground carbon allocation, microbial biomass, and soil carbon in a subtropical grassland. Glob</w:t>
      </w:r>
      <w:r w:rsidR="00235C84">
        <w:rPr>
          <w:rFonts w:ascii="Times New Roman" w:hAnsi="Times New Roman" w:cs="Times New Roman"/>
          <w:sz w:val="24"/>
          <w:szCs w:val="24"/>
        </w:rPr>
        <w:t>al</w:t>
      </w:r>
      <w:r w:rsidRPr="008201BC">
        <w:rPr>
          <w:rFonts w:ascii="Times New Roman" w:hAnsi="Times New Roman" w:cs="Times New Roman"/>
          <w:sz w:val="24"/>
          <w:szCs w:val="24"/>
        </w:rPr>
        <w:t xml:space="preserve"> Change Biol</w:t>
      </w:r>
      <w:r w:rsidR="00235C84">
        <w:rPr>
          <w:rFonts w:ascii="Times New Roman" w:hAnsi="Times New Roman" w:cs="Times New Roman"/>
          <w:sz w:val="24"/>
          <w:szCs w:val="24"/>
        </w:rPr>
        <w:t>ogy</w:t>
      </w:r>
      <w:r w:rsidRPr="008201BC">
        <w:rPr>
          <w:rFonts w:ascii="Times New Roman" w:hAnsi="Times New Roman" w:cs="Times New Roman"/>
          <w:sz w:val="24"/>
          <w:szCs w:val="24"/>
        </w:rPr>
        <w:t xml:space="preserve"> 24:2997–3009.</w:t>
      </w:r>
    </w:p>
    <w:p w14:paraId="0E449F25" w14:textId="324C4597" w:rsidR="00344353" w:rsidRPr="008201BC" w:rsidRDefault="00344353" w:rsidP="00344353">
      <w:pPr>
        <w:pStyle w:val="Bibliography"/>
        <w:rPr>
          <w:rFonts w:ascii="Times New Roman" w:hAnsi="Times New Roman" w:cs="Times New Roman"/>
          <w:sz w:val="24"/>
          <w:szCs w:val="24"/>
        </w:rPr>
      </w:pPr>
      <w:r w:rsidRPr="008201BC">
        <w:rPr>
          <w:rFonts w:ascii="Times New Roman" w:hAnsi="Times New Roman" w:cs="Times New Roman"/>
          <w:sz w:val="24"/>
          <w:szCs w:val="24"/>
        </w:rPr>
        <w:t>Zhao W</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Chen S-P</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Lin G-H. 2008. Compensatory growth responses to clipping defoliation in </w:t>
      </w:r>
      <w:proofErr w:type="spellStart"/>
      <w:r w:rsidRPr="00235C84">
        <w:rPr>
          <w:rFonts w:ascii="Times New Roman" w:hAnsi="Times New Roman" w:cs="Times New Roman"/>
          <w:i/>
          <w:sz w:val="24"/>
          <w:szCs w:val="24"/>
        </w:rPr>
        <w:t>Leymus</w:t>
      </w:r>
      <w:proofErr w:type="spellEnd"/>
      <w:r w:rsidRPr="00235C84">
        <w:rPr>
          <w:rFonts w:ascii="Times New Roman" w:hAnsi="Times New Roman" w:cs="Times New Roman"/>
          <w:i/>
          <w:sz w:val="24"/>
          <w:szCs w:val="24"/>
        </w:rPr>
        <w:t xml:space="preserve"> </w:t>
      </w:r>
      <w:proofErr w:type="spellStart"/>
      <w:r w:rsidRPr="00235C84">
        <w:rPr>
          <w:rFonts w:ascii="Times New Roman" w:hAnsi="Times New Roman" w:cs="Times New Roman"/>
          <w:i/>
          <w:sz w:val="24"/>
          <w:szCs w:val="24"/>
        </w:rPr>
        <w:t>chinensis</w:t>
      </w:r>
      <w:proofErr w:type="spellEnd"/>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Poaceae</w:t>
      </w:r>
      <w:proofErr w:type="spellEnd"/>
      <w:r w:rsidRPr="008201BC">
        <w:rPr>
          <w:rFonts w:ascii="Times New Roman" w:hAnsi="Times New Roman" w:cs="Times New Roman"/>
          <w:sz w:val="24"/>
          <w:szCs w:val="24"/>
        </w:rPr>
        <w:t>) under nutrient addition and water deficiency conditions. Plant Ecol</w:t>
      </w:r>
      <w:r w:rsidR="00235C84">
        <w:rPr>
          <w:rFonts w:ascii="Times New Roman" w:hAnsi="Times New Roman" w:cs="Times New Roman"/>
          <w:sz w:val="24"/>
          <w:szCs w:val="24"/>
        </w:rPr>
        <w:t>ogy</w:t>
      </w:r>
      <w:r w:rsidRPr="008201BC">
        <w:rPr>
          <w:rFonts w:ascii="Times New Roman" w:hAnsi="Times New Roman" w:cs="Times New Roman"/>
          <w:sz w:val="24"/>
          <w:szCs w:val="24"/>
        </w:rPr>
        <w:t xml:space="preserve"> 196:85–99.</w:t>
      </w:r>
    </w:p>
    <w:p w14:paraId="799A0BE1" w14:textId="1FE95056" w:rsidR="00344353" w:rsidRPr="008201BC" w:rsidRDefault="00344353" w:rsidP="00344353">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Ziter</w:t>
      </w:r>
      <w:proofErr w:type="spellEnd"/>
      <w:r w:rsidRPr="008201BC">
        <w:rPr>
          <w:rFonts w:ascii="Times New Roman" w:hAnsi="Times New Roman" w:cs="Times New Roman"/>
          <w:sz w:val="24"/>
          <w:szCs w:val="24"/>
        </w:rPr>
        <w:t xml:space="preserve"> C</w:t>
      </w:r>
      <w:r w:rsidR="00235C84">
        <w:rPr>
          <w:rFonts w:ascii="Times New Roman" w:hAnsi="Times New Roman" w:cs="Times New Roman"/>
          <w:sz w:val="24"/>
          <w:szCs w:val="24"/>
        </w:rPr>
        <w:t>;</w:t>
      </w:r>
      <w:r w:rsidRPr="008201BC">
        <w:rPr>
          <w:rFonts w:ascii="Times New Roman" w:hAnsi="Times New Roman" w:cs="Times New Roman"/>
          <w:sz w:val="24"/>
          <w:szCs w:val="24"/>
        </w:rPr>
        <w:t xml:space="preserve"> MacDougall AS. 2012. Nutrients and defoliation increase soil carbon inputs in grassland. Ecology 94:106–116.</w:t>
      </w:r>
    </w:p>
    <w:p w14:paraId="2DBA52D2" w14:textId="62F79EFB" w:rsidR="00C2314A" w:rsidRPr="008201BC" w:rsidRDefault="00C2314A">
      <w:pPr>
        <w:pStyle w:val="Normal1"/>
        <w:contextualSpacing w:val="0"/>
        <w:rPr>
          <w:rFonts w:ascii="Times New Roman" w:hAnsi="Times New Roman" w:cs="Times New Roman"/>
          <w:sz w:val="24"/>
          <w:szCs w:val="24"/>
        </w:rPr>
      </w:pPr>
    </w:p>
    <w:p w14:paraId="6863E850" w14:textId="77777777" w:rsidR="00240420" w:rsidRDefault="00240420">
      <w:pPr>
        <w:pStyle w:val="Normal1"/>
        <w:contextualSpacing w:val="0"/>
        <w:rPr>
          <w:rFonts w:ascii="Times New Roman" w:hAnsi="Times New Roman" w:cs="Times New Roman"/>
          <w:sz w:val="24"/>
          <w:szCs w:val="24"/>
        </w:rPr>
      </w:pPr>
    </w:p>
    <w:p w14:paraId="236910C2" w14:textId="77777777" w:rsidR="00240420" w:rsidRDefault="00240420">
      <w:pPr>
        <w:pStyle w:val="Normal1"/>
        <w:contextualSpacing w:val="0"/>
        <w:rPr>
          <w:rFonts w:ascii="Times New Roman" w:hAnsi="Times New Roman" w:cs="Times New Roman"/>
          <w:sz w:val="24"/>
          <w:szCs w:val="24"/>
        </w:rPr>
      </w:pPr>
    </w:p>
    <w:p w14:paraId="489AF81B" w14:textId="77777777" w:rsidR="00240420" w:rsidRDefault="00240420">
      <w:pPr>
        <w:pStyle w:val="Normal1"/>
        <w:contextualSpacing w:val="0"/>
        <w:rPr>
          <w:rFonts w:ascii="Times New Roman" w:hAnsi="Times New Roman" w:cs="Times New Roman"/>
          <w:sz w:val="24"/>
          <w:szCs w:val="24"/>
        </w:rPr>
      </w:pPr>
    </w:p>
    <w:p w14:paraId="2D3AB9AC" w14:textId="77777777" w:rsidR="00240420" w:rsidRDefault="00240420">
      <w:pPr>
        <w:pStyle w:val="Normal1"/>
        <w:contextualSpacing w:val="0"/>
        <w:rPr>
          <w:rFonts w:ascii="Times New Roman" w:hAnsi="Times New Roman" w:cs="Times New Roman"/>
          <w:sz w:val="24"/>
          <w:szCs w:val="24"/>
        </w:rPr>
      </w:pPr>
    </w:p>
    <w:p w14:paraId="498094EA" w14:textId="77777777" w:rsidR="00240420" w:rsidRDefault="00240420">
      <w:pPr>
        <w:pStyle w:val="Normal1"/>
        <w:contextualSpacing w:val="0"/>
        <w:rPr>
          <w:rFonts w:ascii="Times New Roman" w:hAnsi="Times New Roman" w:cs="Times New Roman"/>
          <w:sz w:val="24"/>
          <w:szCs w:val="24"/>
        </w:rPr>
      </w:pPr>
    </w:p>
    <w:p w14:paraId="56B70331" w14:textId="77777777" w:rsidR="00240420" w:rsidRDefault="00240420">
      <w:pPr>
        <w:pStyle w:val="Normal1"/>
        <w:contextualSpacing w:val="0"/>
        <w:rPr>
          <w:rFonts w:ascii="Times New Roman" w:hAnsi="Times New Roman" w:cs="Times New Roman"/>
          <w:sz w:val="24"/>
          <w:szCs w:val="24"/>
        </w:rPr>
      </w:pPr>
    </w:p>
    <w:p w14:paraId="21706367" w14:textId="77777777" w:rsidR="00240420" w:rsidRDefault="00240420">
      <w:pPr>
        <w:pStyle w:val="Normal1"/>
        <w:contextualSpacing w:val="0"/>
        <w:rPr>
          <w:rFonts w:ascii="Times New Roman" w:hAnsi="Times New Roman" w:cs="Times New Roman"/>
          <w:sz w:val="24"/>
          <w:szCs w:val="24"/>
        </w:rPr>
      </w:pPr>
    </w:p>
    <w:p w14:paraId="2CF2C688" w14:textId="77777777" w:rsidR="00BC5B66" w:rsidRPr="00EC09DA" w:rsidRDefault="00BC5B66">
      <w:pPr>
        <w:pStyle w:val="Normal1"/>
        <w:contextualSpacing w:val="0"/>
        <w:rPr>
          <w:rFonts w:ascii="Times New Roman" w:hAnsi="Times New Roman" w:cs="Times New Roman"/>
          <w:sz w:val="24"/>
          <w:szCs w:val="24"/>
        </w:rPr>
      </w:pPr>
    </w:p>
    <w:sectPr w:rsidR="00BC5B66" w:rsidRPr="00EC09DA" w:rsidSect="0051144C">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Lyle" w:date="2020-08-01T13:30:00Z" w:initials="L">
    <w:p w14:paraId="0A4D8C33" w14:textId="0AC662C5" w:rsidR="005536F5" w:rsidRDefault="005536F5">
      <w:pPr>
        <w:pStyle w:val="CommentText"/>
      </w:pPr>
      <w:r>
        <w:rPr>
          <w:rStyle w:val="CommentReference"/>
        </w:rPr>
        <w:annotationRef/>
      </w:r>
      <w:r>
        <w:t>Showed?</w:t>
      </w:r>
    </w:p>
  </w:comment>
  <w:comment w:id="213" w:author="Lyle" w:date="2020-08-05T15:31:00Z" w:initials="L">
    <w:p w14:paraId="3B164AC1" w14:textId="7DA43682" w:rsidR="005536F5" w:rsidRDefault="005536F5">
      <w:pPr>
        <w:pStyle w:val="CommentText"/>
      </w:pPr>
      <w:r>
        <w:rPr>
          <w:rStyle w:val="CommentReference"/>
        </w:rPr>
        <w:annotationRef/>
      </w:r>
      <w:r>
        <w:t>Would above-ground production increase?</w:t>
      </w:r>
    </w:p>
  </w:comment>
  <w:comment w:id="251" w:author="Lyle" w:date="2020-08-01T14:37:00Z" w:initials="L">
    <w:p w14:paraId="7A067269" w14:textId="4CE47730" w:rsidR="005536F5" w:rsidRDefault="005536F5">
      <w:pPr>
        <w:pStyle w:val="CommentText"/>
      </w:pPr>
      <w:r>
        <w:rPr>
          <w:rStyle w:val="CommentReference"/>
        </w:rPr>
        <w:annotationRef/>
      </w:r>
      <w:r>
        <w:t>Please use S1 units. Reviewer</w:t>
      </w:r>
    </w:p>
  </w:comment>
  <w:comment w:id="255" w:author="Lyle" w:date="2020-08-02T11:38:00Z" w:initials="L">
    <w:p w14:paraId="0AC11C57" w14:textId="2DEEEC25" w:rsidR="005536F5" w:rsidRDefault="005536F5" w:rsidP="00082175">
      <w:pPr>
        <w:pStyle w:val="CommentText"/>
      </w:pPr>
      <w:r>
        <w:rPr>
          <w:rStyle w:val="CommentReference"/>
        </w:rPr>
        <w:annotationRef/>
      </w:r>
      <w:r>
        <w:t>Are there differences between the 4 cultivars tested in their level of tolerance to waterlogging? Reviewer</w:t>
      </w:r>
    </w:p>
    <w:p w14:paraId="249D96AF" w14:textId="4CAA9083" w:rsidR="005536F5" w:rsidRDefault="005536F5">
      <w:pPr>
        <w:pStyle w:val="CommentText"/>
      </w:pPr>
    </w:p>
  </w:comment>
  <w:comment w:id="363" w:author="Lyle" w:date="2020-08-02T13:33:00Z" w:initials="L">
    <w:p w14:paraId="2F086A75" w14:textId="3EDD433F" w:rsidR="005536F5" w:rsidRDefault="005536F5">
      <w:pPr>
        <w:pStyle w:val="CommentText"/>
      </w:pPr>
      <w:r>
        <w:rPr>
          <w:rStyle w:val="CommentReference"/>
        </w:rPr>
        <w:annotationRef/>
      </w:r>
      <w:r>
        <w:t>Please define.</w:t>
      </w:r>
    </w:p>
  </w:comment>
  <w:comment w:id="374" w:author="Lyle" w:date="2020-08-02T13:35:00Z" w:initials="L">
    <w:p w14:paraId="2E452278" w14:textId="5F4F1846" w:rsidR="005536F5" w:rsidRDefault="005536F5">
      <w:pPr>
        <w:pStyle w:val="CommentText"/>
      </w:pPr>
      <w:r>
        <w:rPr>
          <w:rStyle w:val="CommentReference"/>
        </w:rPr>
        <w:annotationRef/>
      </w:r>
      <w:r>
        <w:t>Please define</w:t>
      </w:r>
    </w:p>
  </w:comment>
  <w:comment w:id="542" w:author="Lyle" w:date="2020-08-05T16:32:00Z" w:initials="L">
    <w:p w14:paraId="2285C9F9" w14:textId="1AEC0C10" w:rsidR="005536F5" w:rsidRDefault="005536F5">
      <w:pPr>
        <w:pStyle w:val="CommentText"/>
      </w:pPr>
      <w:r>
        <w:rPr>
          <w:rStyle w:val="CommentReference"/>
        </w:rPr>
        <w:annotationRef/>
      </w:r>
      <w:r>
        <w:t>This cannot be correct.</w:t>
      </w:r>
    </w:p>
  </w:comment>
  <w:comment w:id="604" w:author="Lyle" w:date="2020-08-05T16:41:00Z" w:initials="L">
    <w:p w14:paraId="69583095" w14:textId="728D4EC9" w:rsidR="005536F5" w:rsidRDefault="005536F5">
      <w:pPr>
        <w:pStyle w:val="CommentText"/>
      </w:pPr>
      <w:r>
        <w:rPr>
          <w:rStyle w:val="CommentReference"/>
        </w:rPr>
        <w:annotationRef/>
      </w:r>
      <w:r>
        <w:t xml:space="preserve">Was there any possibility that the </w:t>
      </w:r>
      <w:proofErr w:type="spellStart"/>
      <w:r>
        <w:t>excss</w:t>
      </w:r>
      <w:proofErr w:type="spellEnd"/>
      <w:r>
        <w:t xml:space="preserve"> water created a situation similar to insufficient water?</w:t>
      </w:r>
    </w:p>
  </w:comment>
  <w:comment w:id="610" w:author="Lyle" w:date="2020-08-05T16:44:00Z" w:initials="L">
    <w:p w14:paraId="5D1A5ECB" w14:textId="6713210F" w:rsidR="005536F5" w:rsidRDefault="005536F5">
      <w:pPr>
        <w:pStyle w:val="CommentText"/>
      </w:pPr>
      <w:r>
        <w:rPr>
          <w:rStyle w:val="CommentReference"/>
        </w:rPr>
        <w:annotationRef/>
      </w:r>
      <w:r>
        <w:t>Is it intensity or severity? I interpret intensity as meaning quickly.</w:t>
      </w:r>
    </w:p>
  </w:comment>
  <w:comment w:id="630" w:author="Lyle" w:date="2020-08-05T16:50:00Z" w:initials="L">
    <w:p w14:paraId="30BCD22A" w14:textId="0AB6F3DF" w:rsidR="005536F5" w:rsidRDefault="005536F5">
      <w:pPr>
        <w:pStyle w:val="CommentText"/>
      </w:pPr>
      <w:r>
        <w:rPr>
          <w:rStyle w:val="CommentReference"/>
        </w:rPr>
        <w:annotationRef/>
      </w:r>
      <w:r>
        <w:t>Do you consider your study was long-term?</w:t>
      </w:r>
    </w:p>
  </w:comment>
  <w:comment w:id="690" w:author="Lyle" w:date="2020-08-05T17:03:00Z" w:initials="L">
    <w:p w14:paraId="0842E844" w14:textId="6C2D7A2C" w:rsidR="005536F5" w:rsidRDefault="005536F5">
      <w:pPr>
        <w:pStyle w:val="CommentText"/>
      </w:pPr>
      <w:r>
        <w:rPr>
          <w:rStyle w:val="CommentReference"/>
        </w:rPr>
        <w:annotationRef/>
      </w:r>
      <w:r>
        <w:t xml:space="preserve">What do you mean by managed? Most </w:t>
      </w:r>
      <w:proofErr w:type="spellStart"/>
      <w:r>
        <w:t>graziers</w:t>
      </w:r>
      <w:proofErr w:type="spellEnd"/>
      <w:r>
        <w:t xml:space="preserve"> would consider they manage their rangelands and they are far from monospecific. Do you mean areas sown with exotic species?</w:t>
      </w:r>
    </w:p>
  </w:comment>
  <w:comment w:id="698" w:author="Lyle" w:date="2020-08-05T14:09:00Z" w:initials="L">
    <w:p w14:paraId="747229D6" w14:textId="46FBB8E3" w:rsidR="005536F5" w:rsidRDefault="005536F5" w:rsidP="00007FEA">
      <w:pPr>
        <w:pStyle w:val="CommentText"/>
      </w:pPr>
      <w:r>
        <w:rPr>
          <w:rStyle w:val="CommentReference"/>
        </w:rPr>
        <w:annotationRef/>
      </w:r>
      <w:r>
        <w:t>Why only ecologists? Why not agronomists and physiologists? Reviewer</w:t>
      </w:r>
    </w:p>
    <w:p w14:paraId="544AC618" w14:textId="539E7038" w:rsidR="005536F5" w:rsidRDefault="005536F5">
      <w:pPr>
        <w:pStyle w:val="CommentText"/>
      </w:pPr>
    </w:p>
  </w:comment>
  <w:comment w:id="705" w:author="Lyle" w:date="2020-08-05T14:10:00Z" w:initials="L">
    <w:p w14:paraId="3FC36F5C" w14:textId="001C6C47" w:rsidR="005536F5" w:rsidRDefault="005536F5" w:rsidP="00007FEA">
      <w:pPr>
        <w:pStyle w:val="CommentText"/>
      </w:pPr>
      <w:r>
        <w:rPr>
          <w:rStyle w:val="CommentReference"/>
        </w:rPr>
        <w:annotationRef/>
      </w:r>
      <w:r>
        <w:t>Root turnover is also important for carbon sequestration. Reviewer</w:t>
      </w:r>
    </w:p>
    <w:p w14:paraId="3F95A116" w14:textId="3131B747" w:rsidR="005536F5" w:rsidRDefault="005536F5">
      <w:pPr>
        <w:pStyle w:val="CommentText"/>
      </w:pPr>
      <w:r>
        <w:t>Is C storage not also relevant?</w:t>
      </w:r>
    </w:p>
  </w:comment>
  <w:comment w:id="724" w:author="Lyle" w:date="2020-08-06T08:48:00Z" w:initials="L">
    <w:p w14:paraId="058BF141" w14:textId="7464DDAD" w:rsidR="005536F5" w:rsidRDefault="005536F5">
      <w:pPr>
        <w:pStyle w:val="CommentText"/>
      </w:pPr>
      <w:r>
        <w:rPr>
          <w:rStyle w:val="CommentReference"/>
        </w:rPr>
        <w:annotationRef/>
      </w:r>
      <w:r>
        <w:t>This is far too long. Needs condensing. Reviewer.</w:t>
      </w:r>
    </w:p>
  </w:comment>
  <w:comment w:id="776" w:author="Lyle" w:date="2020-08-05T14:19:00Z" w:initials="L">
    <w:p w14:paraId="317BC842" w14:textId="689F78BD" w:rsidR="005536F5" w:rsidRDefault="005536F5">
      <w:pPr>
        <w:pStyle w:val="CommentText"/>
      </w:pPr>
      <w:r>
        <w:rPr>
          <w:rStyle w:val="CommentReference"/>
        </w:rPr>
        <w:annotationRef/>
      </w:r>
      <w:r>
        <w:t>Is there a second part to the title?</w:t>
      </w:r>
    </w:p>
  </w:comment>
  <w:comment w:id="779" w:author="Lyle" w:date="2020-08-05T14:20:00Z" w:initials="L">
    <w:p w14:paraId="5648F32B" w14:textId="0F8308C9" w:rsidR="005536F5" w:rsidRDefault="005536F5">
      <w:pPr>
        <w:pStyle w:val="CommentText"/>
      </w:pPr>
      <w:r>
        <w:rPr>
          <w:rStyle w:val="CommentReference"/>
        </w:rPr>
        <w:annotationRef/>
      </w:r>
      <w:r>
        <w:t>Editors?</w:t>
      </w:r>
    </w:p>
  </w:comment>
  <w:comment w:id="782" w:author="Lyle" w:date="2020-08-05T14:21:00Z" w:initials="L">
    <w:p w14:paraId="1BFB653E" w14:textId="18B2EA94" w:rsidR="005536F5" w:rsidRDefault="005536F5">
      <w:pPr>
        <w:pStyle w:val="CommentText"/>
      </w:pPr>
      <w:r>
        <w:rPr>
          <w:rStyle w:val="CommentReference"/>
        </w:rPr>
        <w:annotationRef/>
      </w:r>
      <w:r>
        <w:t>Location?</w:t>
      </w:r>
    </w:p>
  </w:comment>
  <w:comment w:id="796" w:author="Lyle" w:date="2020-08-05T14:25:00Z" w:initials="L">
    <w:p w14:paraId="39BFA9AC" w14:textId="4AEE3C42" w:rsidR="005536F5" w:rsidRDefault="005536F5">
      <w:pPr>
        <w:pStyle w:val="CommentText"/>
      </w:pPr>
      <w:r>
        <w:rPr>
          <w:rStyle w:val="CommentReference"/>
        </w:rPr>
        <w:annotationRef/>
      </w:r>
      <w:r>
        <w:t>Is there a second part to the title?</w:t>
      </w:r>
    </w:p>
  </w:comment>
  <w:comment w:id="798" w:author="Lyle" w:date="2020-08-05T14:27:00Z" w:initials="L">
    <w:p w14:paraId="76D2B279" w14:textId="735E4C34" w:rsidR="005536F5" w:rsidRDefault="005536F5">
      <w:pPr>
        <w:pStyle w:val="CommentText"/>
      </w:pPr>
      <w:r>
        <w:rPr>
          <w:rStyle w:val="CommentReference"/>
        </w:rPr>
        <w:annotationRef/>
      </w:r>
      <w:r>
        <w:t>All author names please.</w:t>
      </w:r>
    </w:p>
  </w:comment>
  <w:comment w:id="801" w:author="Lyle" w:date="2020-08-05T15:02:00Z" w:initials="L">
    <w:p w14:paraId="432B4018" w14:textId="6F9EBB79" w:rsidR="005536F5" w:rsidRDefault="005536F5">
      <w:pPr>
        <w:pStyle w:val="CommentText"/>
      </w:pPr>
      <w:r>
        <w:rPr>
          <w:rStyle w:val="CommentReference"/>
        </w:rPr>
        <w:annotationRef/>
      </w:r>
      <w:r>
        <w:t>Is this spelling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4D8C33" w15:done="0"/>
  <w15:commentEx w15:paraId="3B164AC1" w15:done="0"/>
  <w15:commentEx w15:paraId="7A067269" w15:done="0"/>
  <w15:commentEx w15:paraId="249D96AF" w15:done="0"/>
  <w15:commentEx w15:paraId="2F086A75" w15:done="0"/>
  <w15:commentEx w15:paraId="2E452278" w15:done="0"/>
  <w15:commentEx w15:paraId="2285C9F9" w15:done="0"/>
  <w15:commentEx w15:paraId="69583095" w15:done="0"/>
  <w15:commentEx w15:paraId="5D1A5ECB" w15:done="0"/>
  <w15:commentEx w15:paraId="30BCD22A" w15:done="0"/>
  <w15:commentEx w15:paraId="0842E844" w15:done="0"/>
  <w15:commentEx w15:paraId="544AC618" w15:done="0"/>
  <w15:commentEx w15:paraId="3F95A116" w15:done="0"/>
  <w15:commentEx w15:paraId="058BF141" w15:done="0"/>
  <w15:commentEx w15:paraId="317BC842" w15:done="0"/>
  <w15:commentEx w15:paraId="5648F32B" w15:done="0"/>
  <w15:commentEx w15:paraId="1BFB653E" w15:done="0"/>
  <w15:commentEx w15:paraId="39BFA9AC" w15:done="0"/>
  <w15:commentEx w15:paraId="76D2B279" w15:done="0"/>
  <w15:commentEx w15:paraId="432B40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B8022" w16cid:durableId="224A8E01"/>
  <w16cid:commentId w16cid:paraId="4E18863D" w16cid:durableId="224A9527"/>
  <w16cid:commentId w16cid:paraId="3E5AB727" w16cid:durableId="225EA7EE"/>
  <w16cid:commentId w16cid:paraId="78477DD4" w16cid:durableId="224A9EFB"/>
  <w16cid:commentId w16cid:paraId="0E38517B" w16cid:durableId="224A9FB6"/>
  <w16cid:commentId w16cid:paraId="0B9236BA" w16cid:durableId="224AA0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1"/>
    <w:family w:val="roman"/>
    <w:pitch w:val="variable"/>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155D"/>
    <w:multiLevelType w:val="hybridMultilevel"/>
    <w:tmpl w:val="2E586F3E"/>
    <w:lvl w:ilvl="0" w:tplc="DA80106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B48CE"/>
    <w:multiLevelType w:val="hybridMultilevel"/>
    <w:tmpl w:val="38824F2E"/>
    <w:lvl w:ilvl="0" w:tplc="0B262372">
      <w:start w:val="1"/>
      <w:numFmt w:val="decimal"/>
      <w:lvlText w:val="%1)"/>
      <w:lvlJc w:val="left"/>
      <w:pPr>
        <w:ind w:left="1760" w:hanging="10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87262"/>
    <w:multiLevelType w:val="multilevel"/>
    <w:tmpl w:val="EE6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yle">
    <w15:presenceInfo w15:providerId="None" w15:userId="Lyle"/>
  </w15:person>
  <w15:person w15:author="Madhusudana Idupulapati">
    <w15:presenceInfo w15:providerId="None" w15:userId="Madhusudana Idupulapa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60"/>
    <w:rsid w:val="0000627E"/>
    <w:rsid w:val="00007FEA"/>
    <w:rsid w:val="000500A3"/>
    <w:rsid w:val="00076F97"/>
    <w:rsid w:val="00082175"/>
    <w:rsid w:val="00093270"/>
    <w:rsid w:val="0009553C"/>
    <w:rsid w:val="000A2046"/>
    <w:rsid w:val="000A6459"/>
    <w:rsid w:val="000B141A"/>
    <w:rsid w:val="000D0C2C"/>
    <w:rsid w:val="001055DB"/>
    <w:rsid w:val="00114AC5"/>
    <w:rsid w:val="0012215A"/>
    <w:rsid w:val="00130F24"/>
    <w:rsid w:val="00131D97"/>
    <w:rsid w:val="00141CBD"/>
    <w:rsid w:val="00144190"/>
    <w:rsid w:val="00160C9C"/>
    <w:rsid w:val="0016773F"/>
    <w:rsid w:val="00190970"/>
    <w:rsid w:val="001B4BB5"/>
    <w:rsid w:val="001D1A69"/>
    <w:rsid w:val="001D6CE1"/>
    <w:rsid w:val="001F07CD"/>
    <w:rsid w:val="00206698"/>
    <w:rsid w:val="002229AB"/>
    <w:rsid w:val="00223CA2"/>
    <w:rsid w:val="00235C84"/>
    <w:rsid w:val="00236EE3"/>
    <w:rsid w:val="00240420"/>
    <w:rsid w:val="00241F9B"/>
    <w:rsid w:val="002704C5"/>
    <w:rsid w:val="002754E0"/>
    <w:rsid w:val="00285430"/>
    <w:rsid w:val="002A0552"/>
    <w:rsid w:val="002C2C6A"/>
    <w:rsid w:val="002C6BA7"/>
    <w:rsid w:val="002D3D82"/>
    <w:rsid w:val="00310758"/>
    <w:rsid w:val="0031293F"/>
    <w:rsid w:val="00342BBB"/>
    <w:rsid w:val="00344353"/>
    <w:rsid w:val="003774B5"/>
    <w:rsid w:val="003B4620"/>
    <w:rsid w:val="003C3359"/>
    <w:rsid w:val="003D4176"/>
    <w:rsid w:val="003D45F1"/>
    <w:rsid w:val="004234B1"/>
    <w:rsid w:val="00423A11"/>
    <w:rsid w:val="004248FE"/>
    <w:rsid w:val="00443641"/>
    <w:rsid w:val="004446E3"/>
    <w:rsid w:val="00462CCB"/>
    <w:rsid w:val="00464343"/>
    <w:rsid w:val="00471F30"/>
    <w:rsid w:val="004734AB"/>
    <w:rsid w:val="00496495"/>
    <w:rsid w:val="004A1F94"/>
    <w:rsid w:val="004C0B80"/>
    <w:rsid w:val="004D3C18"/>
    <w:rsid w:val="004E1288"/>
    <w:rsid w:val="004F54AB"/>
    <w:rsid w:val="00507DC1"/>
    <w:rsid w:val="0051144C"/>
    <w:rsid w:val="00515E5B"/>
    <w:rsid w:val="00534D2D"/>
    <w:rsid w:val="00537372"/>
    <w:rsid w:val="00540A12"/>
    <w:rsid w:val="005535E5"/>
    <w:rsid w:val="005536F5"/>
    <w:rsid w:val="00582249"/>
    <w:rsid w:val="0058364F"/>
    <w:rsid w:val="00583D14"/>
    <w:rsid w:val="005C378E"/>
    <w:rsid w:val="005C6051"/>
    <w:rsid w:val="005D71B7"/>
    <w:rsid w:val="005D77AE"/>
    <w:rsid w:val="005E28DA"/>
    <w:rsid w:val="005F6236"/>
    <w:rsid w:val="0060398C"/>
    <w:rsid w:val="00612E95"/>
    <w:rsid w:val="00647623"/>
    <w:rsid w:val="00653710"/>
    <w:rsid w:val="00662BED"/>
    <w:rsid w:val="006679C7"/>
    <w:rsid w:val="006C306D"/>
    <w:rsid w:val="006C7D5F"/>
    <w:rsid w:val="006D39CD"/>
    <w:rsid w:val="006E14A2"/>
    <w:rsid w:val="006E5E69"/>
    <w:rsid w:val="006F75E8"/>
    <w:rsid w:val="00700845"/>
    <w:rsid w:val="00702A14"/>
    <w:rsid w:val="00737944"/>
    <w:rsid w:val="00751064"/>
    <w:rsid w:val="00764988"/>
    <w:rsid w:val="007807F5"/>
    <w:rsid w:val="00782B69"/>
    <w:rsid w:val="0078315F"/>
    <w:rsid w:val="00784A4A"/>
    <w:rsid w:val="007870B3"/>
    <w:rsid w:val="00793B71"/>
    <w:rsid w:val="007A7BD4"/>
    <w:rsid w:val="007B02AB"/>
    <w:rsid w:val="007B4EC2"/>
    <w:rsid w:val="007B6886"/>
    <w:rsid w:val="007B6DD5"/>
    <w:rsid w:val="007B7FCB"/>
    <w:rsid w:val="007C7029"/>
    <w:rsid w:val="007F2870"/>
    <w:rsid w:val="007F6591"/>
    <w:rsid w:val="00800358"/>
    <w:rsid w:val="008201BC"/>
    <w:rsid w:val="00833619"/>
    <w:rsid w:val="00853C3A"/>
    <w:rsid w:val="00856FDB"/>
    <w:rsid w:val="00860F2C"/>
    <w:rsid w:val="00861616"/>
    <w:rsid w:val="008A575A"/>
    <w:rsid w:val="008B5945"/>
    <w:rsid w:val="008C284E"/>
    <w:rsid w:val="008C4D04"/>
    <w:rsid w:val="008E2B2F"/>
    <w:rsid w:val="008E3EA1"/>
    <w:rsid w:val="008E533B"/>
    <w:rsid w:val="008E6E6A"/>
    <w:rsid w:val="008F39B6"/>
    <w:rsid w:val="00926B3F"/>
    <w:rsid w:val="00932E96"/>
    <w:rsid w:val="00951C47"/>
    <w:rsid w:val="00955A4A"/>
    <w:rsid w:val="00970C89"/>
    <w:rsid w:val="0099516E"/>
    <w:rsid w:val="009A60D0"/>
    <w:rsid w:val="009B4E27"/>
    <w:rsid w:val="009C08B0"/>
    <w:rsid w:val="009E269A"/>
    <w:rsid w:val="009E27BB"/>
    <w:rsid w:val="009E7441"/>
    <w:rsid w:val="00A37569"/>
    <w:rsid w:val="00A52289"/>
    <w:rsid w:val="00A54D90"/>
    <w:rsid w:val="00A6167B"/>
    <w:rsid w:val="00A90D14"/>
    <w:rsid w:val="00A93DCE"/>
    <w:rsid w:val="00AA134B"/>
    <w:rsid w:val="00AA18ED"/>
    <w:rsid w:val="00AB46EB"/>
    <w:rsid w:val="00AB71C5"/>
    <w:rsid w:val="00AC21D6"/>
    <w:rsid w:val="00AE42B4"/>
    <w:rsid w:val="00AF4906"/>
    <w:rsid w:val="00B03DC8"/>
    <w:rsid w:val="00B147F0"/>
    <w:rsid w:val="00B33415"/>
    <w:rsid w:val="00B44D7A"/>
    <w:rsid w:val="00B45195"/>
    <w:rsid w:val="00B54611"/>
    <w:rsid w:val="00B66057"/>
    <w:rsid w:val="00B77860"/>
    <w:rsid w:val="00B871EE"/>
    <w:rsid w:val="00B9190B"/>
    <w:rsid w:val="00B92D2B"/>
    <w:rsid w:val="00B950ED"/>
    <w:rsid w:val="00BA18EF"/>
    <w:rsid w:val="00BA5895"/>
    <w:rsid w:val="00BB0F08"/>
    <w:rsid w:val="00BC5B66"/>
    <w:rsid w:val="00BD45EE"/>
    <w:rsid w:val="00BE2583"/>
    <w:rsid w:val="00BE3C50"/>
    <w:rsid w:val="00BF4863"/>
    <w:rsid w:val="00C2314A"/>
    <w:rsid w:val="00C260FD"/>
    <w:rsid w:val="00C440E9"/>
    <w:rsid w:val="00C64730"/>
    <w:rsid w:val="00C74CED"/>
    <w:rsid w:val="00C92E0E"/>
    <w:rsid w:val="00CA0CA5"/>
    <w:rsid w:val="00CA2C88"/>
    <w:rsid w:val="00CB12E0"/>
    <w:rsid w:val="00CB4B70"/>
    <w:rsid w:val="00CC42E3"/>
    <w:rsid w:val="00CF00E7"/>
    <w:rsid w:val="00CF3A76"/>
    <w:rsid w:val="00D20A43"/>
    <w:rsid w:val="00D25572"/>
    <w:rsid w:val="00D55AD8"/>
    <w:rsid w:val="00D577DA"/>
    <w:rsid w:val="00D94FB8"/>
    <w:rsid w:val="00DA4B83"/>
    <w:rsid w:val="00DA4DEF"/>
    <w:rsid w:val="00DA534E"/>
    <w:rsid w:val="00DB572E"/>
    <w:rsid w:val="00DC5BD0"/>
    <w:rsid w:val="00DF4142"/>
    <w:rsid w:val="00DF6E3D"/>
    <w:rsid w:val="00DF7E70"/>
    <w:rsid w:val="00E140AC"/>
    <w:rsid w:val="00E24E18"/>
    <w:rsid w:val="00E345D1"/>
    <w:rsid w:val="00E67577"/>
    <w:rsid w:val="00E704CE"/>
    <w:rsid w:val="00E85FDD"/>
    <w:rsid w:val="00EA08A5"/>
    <w:rsid w:val="00EA5025"/>
    <w:rsid w:val="00EA70EC"/>
    <w:rsid w:val="00EA7D7E"/>
    <w:rsid w:val="00EB04D4"/>
    <w:rsid w:val="00EB75EB"/>
    <w:rsid w:val="00EC09DA"/>
    <w:rsid w:val="00EC44AA"/>
    <w:rsid w:val="00ED0B79"/>
    <w:rsid w:val="00EE27C9"/>
    <w:rsid w:val="00F00543"/>
    <w:rsid w:val="00F04019"/>
    <w:rsid w:val="00F4398B"/>
    <w:rsid w:val="00F54E61"/>
    <w:rsid w:val="00F569F8"/>
    <w:rsid w:val="00F61F9F"/>
    <w:rsid w:val="00F84FDF"/>
    <w:rsid w:val="00FB4C90"/>
    <w:rsid w:val="00FD22BE"/>
    <w:rsid w:val="00FD2450"/>
    <w:rsid w:val="00FD4652"/>
    <w:rsid w:val="00FE6313"/>
    <w:rsid w:val="00FF36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C2ECE1"/>
  <w15:docId w15:val="{64D450A4-0963-4AE5-9E5B-D329855B1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75A"/>
  </w:style>
  <w:style w:type="paragraph" w:styleId="Heading1">
    <w:name w:val="heading 1"/>
    <w:basedOn w:val="Normal1"/>
    <w:next w:val="Normal1"/>
    <w:rsid w:val="00B77860"/>
    <w:pPr>
      <w:keepNext/>
      <w:keepLines/>
      <w:spacing w:before="400" w:after="120"/>
      <w:outlineLvl w:val="0"/>
    </w:pPr>
    <w:rPr>
      <w:sz w:val="40"/>
      <w:szCs w:val="40"/>
    </w:rPr>
  </w:style>
  <w:style w:type="paragraph" w:styleId="Heading2">
    <w:name w:val="heading 2"/>
    <w:basedOn w:val="Normal1"/>
    <w:next w:val="Normal1"/>
    <w:rsid w:val="00B77860"/>
    <w:pPr>
      <w:keepNext/>
      <w:keepLines/>
      <w:spacing w:before="360" w:after="120"/>
      <w:outlineLvl w:val="1"/>
    </w:pPr>
    <w:rPr>
      <w:sz w:val="32"/>
      <w:szCs w:val="32"/>
    </w:rPr>
  </w:style>
  <w:style w:type="paragraph" w:styleId="Heading3">
    <w:name w:val="heading 3"/>
    <w:basedOn w:val="Normal1"/>
    <w:next w:val="Normal1"/>
    <w:rsid w:val="00B77860"/>
    <w:pPr>
      <w:keepNext/>
      <w:keepLines/>
      <w:spacing w:before="320" w:after="80"/>
      <w:outlineLvl w:val="2"/>
    </w:pPr>
    <w:rPr>
      <w:color w:val="434343"/>
      <w:sz w:val="28"/>
      <w:szCs w:val="28"/>
    </w:rPr>
  </w:style>
  <w:style w:type="paragraph" w:styleId="Heading4">
    <w:name w:val="heading 4"/>
    <w:basedOn w:val="Normal1"/>
    <w:next w:val="Normal1"/>
    <w:rsid w:val="00B77860"/>
    <w:pPr>
      <w:keepNext/>
      <w:keepLines/>
      <w:spacing w:before="280" w:after="80"/>
      <w:outlineLvl w:val="3"/>
    </w:pPr>
    <w:rPr>
      <w:color w:val="666666"/>
      <w:sz w:val="24"/>
      <w:szCs w:val="24"/>
    </w:rPr>
  </w:style>
  <w:style w:type="paragraph" w:styleId="Heading5">
    <w:name w:val="heading 5"/>
    <w:basedOn w:val="Normal1"/>
    <w:next w:val="Normal1"/>
    <w:rsid w:val="00B77860"/>
    <w:pPr>
      <w:keepNext/>
      <w:keepLines/>
      <w:spacing w:before="240" w:after="80"/>
      <w:outlineLvl w:val="4"/>
    </w:pPr>
    <w:rPr>
      <w:color w:val="666666"/>
    </w:rPr>
  </w:style>
  <w:style w:type="paragraph" w:styleId="Heading6">
    <w:name w:val="heading 6"/>
    <w:basedOn w:val="Normal1"/>
    <w:next w:val="Normal1"/>
    <w:rsid w:val="00B77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77860"/>
  </w:style>
  <w:style w:type="paragraph" w:styleId="Title">
    <w:name w:val="Title"/>
    <w:basedOn w:val="Normal1"/>
    <w:next w:val="Normal1"/>
    <w:rsid w:val="00B77860"/>
    <w:pPr>
      <w:keepNext/>
      <w:keepLines/>
      <w:spacing w:after="60"/>
    </w:pPr>
    <w:rPr>
      <w:sz w:val="52"/>
      <w:szCs w:val="52"/>
    </w:rPr>
  </w:style>
  <w:style w:type="paragraph" w:styleId="Subtitle">
    <w:name w:val="Subtitle"/>
    <w:basedOn w:val="Normal1"/>
    <w:next w:val="Normal1"/>
    <w:rsid w:val="00B77860"/>
    <w:pPr>
      <w:keepNext/>
      <w:keepLines/>
      <w:spacing w:after="320"/>
    </w:pPr>
    <w:rPr>
      <w:color w:val="666666"/>
      <w:sz w:val="30"/>
      <w:szCs w:val="30"/>
    </w:rPr>
  </w:style>
  <w:style w:type="paragraph" w:styleId="ListParagraph">
    <w:name w:val="List Paragraph"/>
    <w:basedOn w:val="Normal"/>
    <w:uiPriority w:val="34"/>
    <w:qFormat/>
    <w:rsid w:val="00FD22BE"/>
    <w:pPr>
      <w:ind w:left="720"/>
    </w:pPr>
  </w:style>
  <w:style w:type="table" w:styleId="TableGrid">
    <w:name w:val="Table Grid"/>
    <w:basedOn w:val="TableNormal"/>
    <w:uiPriority w:val="59"/>
    <w:rsid w:val="00926B3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7C7029"/>
    <w:rPr>
      <w:color w:val="0000FF" w:themeColor="hyperlink"/>
      <w:u w:val="single"/>
    </w:rPr>
  </w:style>
  <w:style w:type="character" w:styleId="FollowedHyperlink">
    <w:name w:val="FollowedHyperlink"/>
    <w:basedOn w:val="DefaultParagraphFont"/>
    <w:rsid w:val="00A37569"/>
    <w:rPr>
      <w:color w:val="800080" w:themeColor="followedHyperlink"/>
      <w:u w:val="single"/>
    </w:rPr>
  </w:style>
  <w:style w:type="paragraph" w:styleId="NormalWeb">
    <w:name w:val="Normal (Web)"/>
    <w:basedOn w:val="Normal"/>
    <w:uiPriority w:val="99"/>
    <w:rsid w:val="00AA18ED"/>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932E96"/>
  </w:style>
  <w:style w:type="character" w:customStyle="1" w:styleId="UnresolvedMention1">
    <w:name w:val="Unresolved Mention1"/>
    <w:basedOn w:val="DefaultParagraphFont"/>
    <w:uiPriority w:val="99"/>
    <w:semiHidden/>
    <w:unhideWhenUsed/>
    <w:rsid w:val="00206698"/>
    <w:rPr>
      <w:color w:val="605E5C"/>
      <w:shd w:val="clear" w:color="auto" w:fill="E1DFDD"/>
    </w:rPr>
  </w:style>
  <w:style w:type="paragraph" w:styleId="CommentText">
    <w:name w:val="annotation text"/>
    <w:basedOn w:val="Normal"/>
    <w:link w:val="CommentTextChar"/>
    <w:uiPriority w:val="99"/>
    <w:unhideWhenUsed/>
    <w:rsid w:val="00206698"/>
    <w:pPr>
      <w:spacing w:after="160" w:line="240" w:lineRule="auto"/>
      <w:contextualSpacing w:val="0"/>
    </w:pPr>
    <w:rPr>
      <w:rFonts w:asciiTheme="minorHAnsi" w:eastAsiaTheme="minorHAnsi" w:hAnsiTheme="minorHAnsi" w:cstheme="minorBidi"/>
      <w:sz w:val="24"/>
      <w:szCs w:val="24"/>
    </w:rPr>
  </w:style>
  <w:style w:type="character" w:customStyle="1" w:styleId="CommentTextChar">
    <w:name w:val="Comment Text Char"/>
    <w:basedOn w:val="DefaultParagraphFont"/>
    <w:link w:val="CommentText"/>
    <w:uiPriority w:val="99"/>
    <w:rsid w:val="00206698"/>
    <w:rPr>
      <w:rFonts w:asciiTheme="minorHAnsi" w:eastAsiaTheme="minorHAnsi" w:hAnsiTheme="minorHAnsi" w:cstheme="minorBidi"/>
      <w:sz w:val="24"/>
      <w:szCs w:val="24"/>
    </w:rPr>
  </w:style>
  <w:style w:type="character" w:styleId="CommentReference">
    <w:name w:val="annotation reference"/>
    <w:basedOn w:val="DefaultParagraphFont"/>
    <w:uiPriority w:val="99"/>
    <w:semiHidden/>
    <w:unhideWhenUsed/>
    <w:rsid w:val="00206698"/>
    <w:rPr>
      <w:sz w:val="18"/>
      <w:szCs w:val="18"/>
    </w:rPr>
  </w:style>
  <w:style w:type="paragraph" w:styleId="BalloonText">
    <w:name w:val="Balloon Text"/>
    <w:basedOn w:val="Normal"/>
    <w:link w:val="BalloonTextChar"/>
    <w:semiHidden/>
    <w:unhideWhenUsed/>
    <w:rsid w:val="0020669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206698"/>
    <w:rPr>
      <w:rFonts w:ascii="Segoe UI" w:hAnsi="Segoe UI" w:cs="Segoe UI"/>
      <w:sz w:val="18"/>
      <w:szCs w:val="18"/>
    </w:rPr>
  </w:style>
  <w:style w:type="paragraph" w:styleId="Bibliography">
    <w:name w:val="Bibliography"/>
    <w:basedOn w:val="Normal"/>
    <w:next w:val="Normal"/>
    <w:unhideWhenUsed/>
    <w:rsid w:val="00130F24"/>
    <w:pPr>
      <w:tabs>
        <w:tab w:val="left" w:pos="380"/>
        <w:tab w:val="left" w:pos="504"/>
      </w:tabs>
      <w:spacing w:line="480" w:lineRule="auto"/>
      <w:ind w:left="720" w:hanging="720"/>
    </w:pPr>
  </w:style>
  <w:style w:type="paragraph" w:styleId="CommentSubject">
    <w:name w:val="annotation subject"/>
    <w:basedOn w:val="CommentText"/>
    <w:next w:val="CommentText"/>
    <w:link w:val="CommentSubjectChar"/>
    <w:semiHidden/>
    <w:unhideWhenUsed/>
    <w:rsid w:val="00FD2450"/>
    <w:pPr>
      <w:spacing w:after="0"/>
      <w:contextualSpacing/>
    </w:pPr>
    <w:rPr>
      <w:rFonts w:ascii="Arial" w:eastAsia="Arial" w:hAnsi="Arial" w:cs="Arial"/>
      <w:b/>
      <w:bCs/>
      <w:sz w:val="20"/>
      <w:szCs w:val="20"/>
    </w:rPr>
  </w:style>
  <w:style w:type="character" w:customStyle="1" w:styleId="CommentSubjectChar">
    <w:name w:val="Comment Subject Char"/>
    <w:basedOn w:val="CommentTextChar"/>
    <w:link w:val="CommentSubject"/>
    <w:semiHidden/>
    <w:rsid w:val="00FD2450"/>
    <w:rPr>
      <w:rFonts w:asciiTheme="minorHAnsi" w:eastAsiaTheme="minorHAnsi" w:hAnsiTheme="minorHAnsi" w:cstheme="minorBidi"/>
      <w:b/>
      <w:bCs/>
      <w:sz w:val="20"/>
      <w:szCs w:val="20"/>
    </w:rPr>
  </w:style>
  <w:style w:type="character" w:customStyle="1" w:styleId="UnresolvedMention2">
    <w:name w:val="Unresolved Mention2"/>
    <w:basedOn w:val="DefaultParagraphFont"/>
    <w:uiPriority w:val="99"/>
    <w:semiHidden/>
    <w:unhideWhenUsed/>
    <w:rsid w:val="00C64730"/>
    <w:rPr>
      <w:color w:val="605E5C"/>
      <w:shd w:val="clear" w:color="auto" w:fill="E1DFDD"/>
    </w:rPr>
  </w:style>
  <w:style w:type="character" w:styleId="PlaceholderText">
    <w:name w:val="Placeholder Text"/>
    <w:basedOn w:val="DefaultParagraphFont"/>
    <w:semiHidden/>
    <w:rsid w:val="00782B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082">
      <w:bodyDiv w:val="1"/>
      <w:marLeft w:val="0"/>
      <w:marRight w:val="0"/>
      <w:marTop w:val="0"/>
      <w:marBottom w:val="0"/>
      <w:divBdr>
        <w:top w:val="none" w:sz="0" w:space="0" w:color="auto"/>
        <w:left w:val="none" w:sz="0" w:space="0" w:color="auto"/>
        <w:bottom w:val="none" w:sz="0" w:space="0" w:color="auto"/>
        <w:right w:val="none" w:sz="0" w:space="0" w:color="auto"/>
      </w:divBdr>
      <w:divsChild>
        <w:div w:id="371807758">
          <w:marLeft w:val="0"/>
          <w:marRight w:val="0"/>
          <w:marTop w:val="0"/>
          <w:marBottom w:val="0"/>
          <w:divBdr>
            <w:top w:val="none" w:sz="0" w:space="0" w:color="auto"/>
            <w:left w:val="none" w:sz="0" w:space="0" w:color="auto"/>
            <w:bottom w:val="none" w:sz="0" w:space="0" w:color="auto"/>
            <w:right w:val="none" w:sz="0" w:space="0" w:color="auto"/>
          </w:divBdr>
          <w:divsChild>
            <w:div w:id="395707977">
              <w:marLeft w:val="0"/>
              <w:marRight w:val="0"/>
              <w:marTop w:val="0"/>
              <w:marBottom w:val="0"/>
              <w:divBdr>
                <w:top w:val="none" w:sz="0" w:space="0" w:color="auto"/>
                <w:left w:val="none" w:sz="0" w:space="0" w:color="auto"/>
                <w:bottom w:val="none" w:sz="0" w:space="0" w:color="auto"/>
                <w:right w:val="none" w:sz="0" w:space="0" w:color="auto"/>
              </w:divBdr>
              <w:divsChild>
                <w:div w:id="137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50">
      <w:bodyDiv w:val="1"/>
      <w:marLeft w:val="0"/>
      <w:marRight w:val="0"/>
      <w:marTop w:val="0"/>
      <w:marBottom w:val="0"/>
      <w:divBdr>
        <w:top w:val="none" w:sz="0" w:space="0" w:color="auto"/>
        <w:left w:val="none" w:sz="0" w:space="0" w:color="auto"/>
        <w:bottom w:val="none" w:sz="0" w:space="0" w:color="auto"/>
        <w:right w:val="none" w:sz="0" w:space="0" w:color="auto"/>
      </w:divBdr>
    </w:div>
    <w:div w:id="122771804">
      <w:bodyDiv w:val="1"/>
      <w:marLeft w:val="0"/>
      <w:marRight w:val="0"/>
      <w:marTop w:val="0"/>
      <w:marBottom w:val="0"/>
      <w:divBdr>
        <w:top w:val="none" w:sz="0" w:space="0" w:color="auto"/>
        <w:left w:val="none" w:sz="0" w:space="0" w:color="auto"/>
        <w:bottom w:val="none" w:sz="0" w:space="0" w:color="auto"/>
        <w:right w:val="none" w:sz="0" w:space="0" w:color="auto"/>
      </w:divBdr>
      <w:divsChild>
        <w:div w:id="2109545040">
          <w:marLeft w:val="0"/>
          <w:marRight w:val="0"/>
          <w:marTop w:val="0"/>
          <w:marBottom w:val="0"/>
          <w:divBdr>
            <w:top w:val="none" w:sz="0" w:space="0" w:color="auto"/>
            <w:left w:val="none" w:sz="0" w:space="0" w:color="auto"/>
            <w:bottom w:val="none" w:sz="0" w:space="0" w:color="auto"/>
            <w:right w:val="none" w:sz="0" w:space="0" w:color="auto"/>
          </w:divBdr>
          <w:divsChild>
            <w:div w:id="1471896769">
              <w:marLeft w:val="0"/>
              <w:marRight w:val="0"/>
              <w:marTop w:val="0"/>
              <w:marBottom w:val="0"/>
              <w:divBdr>
                <w:top w:val="none" w:sz="0" w:space="0" w:color="auto"/>
                <w:left w:val="none" w:sz="0" w:space="0" w:color="auto"/>
                <w:bottom w:val="none" w:sz="0" w:space="0" w:color="auto"/>
                <w:right w:val="none" w:sz="0" w:space="0" w:color="auto"/>
              </w:divBdr>
              <w:divsChild>
                <w:div w:id="6071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138">
      <w:bodyDiv w:val="1"/>
      <w:marLeft w:val="0"/>
      <w:marRight w:val="0"/>
      <w:marTop w:val="0"/>
      <w:marBottom w:val="0"/>
      <w:divBdr>
        <w:top w:val="none" w:sz="0" w:space="0" w:color="auto"/>
        <w:left w:val="none" w:sz="0" w:space="0" w:color="auto"/>
        <w:bottom w:val="none" w:sz="0" w:space="0" w:color="auto"/>
        <w:right w:val="none" w:sz="0" w:space="0" w:color="auto"/>
      </w:divBdr>
      <w:divsChild>
        <w:div w:id="668601695">
          <w:marLeft w:val="0"/>
          <w:marRight w:val="0"/>
          <w:marTop w:val="0"/>
          <w:marBottom w:val="0"/>
          <w:divBdr>
            <w:top w:val="none" w:sz="0" w:space="0" w:color="auto"/>
            <w:left w:val="none" w:sz="0" w:space="0" w:color="auto"/>
            <w:bottom w:val="none" w:sz="0" w:space="0" w:color="auto"/>
            <w:right w:val="none" w:sz="0" w:space="0" w:color="auto"/>
          </w:divBdr>
          <w:divsChild>
            <w:div w:id="1095051198">
              <w:marLeft w:val="0"/>
              <w:marRight w:val="0"/>
              <w:marTop w:val="0"/>
              <w:marBottom w:val="0"/>
              <w:divBdr>
                <w:top w:val="none" w:sz="0" w:space="0" w:color="auto"/>
                <w:left w:val="none" w:sz="0" w:space="0" w:color="auto"/>
                <w:bottom w:val="none" w:sz="0" w:space="0" w:color="auto"/>
                <w:right w:val="none" w:sz="0" w:space="0" w:color="auto"/>
              </w:divBdr>
              <w:divsChild>
                <w:div w:id="13652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3078">
      <w:bodyDiv w:val="1"/>
      <w:marLeft w:val="0"/>
      <w:marRight w:val="0"/>
      <w:marTop w:val="0"/>
      <w:marBottom w:val="0"/>
      <w:divBdr>
        <w:top w:val="none" w:sz="0" w:space="0" w:color="auto"/>
        <w:left w:val="none" w:sz="0" w:space="0" w:color="auto"/>
        <w:bottom w:val="none" w:sz="0" w:space="0" w:color="auto"/>
        <w:right w:val="none" w:sz="0" w:space="0" w:color="auto"/>
      </w:divBdr>
    </w:div>
    <w:div w:id="243951345">
      <w:bodyDiv w:val="1"/>
      <w:marLeft w:val="0"/>
      <w:marRight w:val="0"/>
      <w:marTop w:val="0"/>
      <w:marBottom w:val="0"/>
      <w:divBdr>
        <w:top w:val="none" w:sz="0" w:space="0" w:color="auto"/>
        <w:left w:val="none" w:sz="0" w:space="0" w:color="auto"/>
        <w:bottom w:val="none" w:sz="0" w:space="0" w:color="auto"/>
        <w:right w:val="none" w:sz="0" w:space="0" w:color="auto"/>
      </w:divBdr>
    </w:div>
    <w:div w:id="332338216">
      <w:bodyDiv w:val="1"/>
      <w:marLeft w:val="0"/>
      <w:marRight w:val="0"/>
      <w:marTop w:val="0"/>
      <w:marBottom w:val="0"/>
      <w:divBdr>
        <w:top w:val="none" w:sz="0" w:space="0" w:color="auto"/>
        <w:left w:val="none" w:sz="0" w:space="0" w:color="auto"/>
        <w:bottom w:val="none" w:sz="0" w:space="0" w:color="auto"/>
        <w:right w:val="none" w:sz="0" w:space="0" w:color="auto"/>
      </w:divBdr>
    </w:div>
    <w:div w:id="385035000">
      <w:bodyDiv w:val="1"/>
      <w:marLeft w:val="0"/>
      <w:marRight w:val="0"/>
      <w:marTop w:val="0"/>
      <w:marBottom w:val="0"/>
      <w:divBdr>
        <w:top w:val="none" w:sz="0" w:space="0" w:color="auto"/>
        <w:left w:val="none" w:sz="0" w:space="0" w:color="auto"/>
        <w:bottom w:val="none" w:sz="0" w:space="0" w:color="auto"/>
        <w:right w:val="none" w:sz="0" w:space="0" w:color="auto"/>
      </w:divBdr>
    </w:div>
    <w:div w:id="739837700">
      <w:bodyDiv w:val="1"/>
      <w:marLeft w:val="0"/>
      <w:marRight w:val="0"/>
      <w:marTop w:val="0"/>
      <w:marBottom w:val="0"/>
      <w:divBdr>
        <w:top w:val="none" w:sz="0" w:space="0" w:color="auto"/>
        <w:left w:val="none" w:sz="0" w:space="0" w:color="auto"/>
        <w:bottom w:val="none" w:sz="0" w:space="0" w:color="auto"/>
        <w:right w:val="none" w:sz="0" w:space="0" w:color="auto"/>
      </w:divBdr>
    </w:div>
    <w:div w:id="11631986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263883121">
      <w:bodyDiv w:val="1"/>
      <w:marLeft w:val="0"/>
      <w:marRight w:val="0"/>
      <w:marTop w:val="0"/>
      <w:marBottom w:val="0"/>
      <w:divBdr>
        <w:top w:val="none" w:sz="0" w:space="0" w:color="auto"/>
        <w:left w:val="none" w:sz="0" w:space="0" w:color="auto"/>
        <w:bottom w:val="none" w:sz="0" w:space="0" w:color="auto"/>
        <w:right w:val="none" w:sz="0" w:space="0" w:color="auto"/>
      </w:divBdr>
    </w:div>
    <w:div w:id="1378506672">
      <w:bodyDiv w:val="1"/>
      <w:marLeft w:val="0"/>
      <w:marRight w:val="0"/>
      <w:marTop w:val="0"/>
      <w:marBottom w:val="0"/>
      <w:divBdr>
        <w:top w:val="none" w:sz="0" w:space="0" w:color="auto"/>
        <w:left w:val="none" w:sz="0" w:space="0" w:color="auto"/>
        <w:bottom w:val="none" w:sz="0" w:space="0" w:color="auto"/>
        <w:right w:val="none" w:sz="0" w:space="0" w:color="auto"/>
      </w:divBdr>
    </w:div>
    <w:div w:id="1392537534">
      <w:bodyDiv w:val="1"/>
      <w:marLeft w:val="0"/>
      <w:marRight w:val="0"/>
      <w:marTop w:val="0"/>
      <w:marBottom w:val="0"/>
      <w:divBdr>
        <w:top w:val="none" w:sz="0" w:space="0" w:color="auto"/>
        <w:left w:val="none" w:sz="0" w:space="0" w:color="auto"/>
        <w:bottom w:val="none" w:sz="0" w:space="0" w:color="auto"/>
        <w:right w:val="none" w:sz="0" w:space="0" w:color="auto"/>
      </w:divBdr>
    </w:div>
    <w:div w:id="1424184490">
      <w:bodyDiv w:val="1"/>
      <w:marLeft w:val="0"/>
      <w:marRight w:val="0"/>
      <w:marTop w:val="0"/>
      <w:marBottom w:val="0"/>
      <w:divBdr>
        <w:top w:val="none" w:sz="0" w:space="0" w:color="auto"/>
        <w:left w:val="none" w:sz="0" w:space="0" w:color="auto"/>
        <w:bottom w:val="none" w:sz="0" w:space="0" w:color="auto"/>
        <w:right w:val="none" w:sz="0" w:space="0" w:color="auto"/>
      </w:divBdr>
    </w:div>
    <w:div w:id="1603108410">
      <w:bodyDiv w:val="1"/>
      <w:marLeft w:val="0"/>
      <w:marRight w:val="0"/>
      <w:marTop w:val="0"/>
      <w:marBottom w:val="0"/>
      <w:divBdr>
        <w:top w:val="none" w:sz="0" w:space="0" w:color="auto"/>
        <w:left w:val="none" w:sz="0" w:space="0" w:color="auto"/>
        <w:bottom w:val="none" w:sz="0" w:space="0" w:color="auto"/>
        <w:right w:val="none" w:sz="0" w:space="0" w:color="auto"/>
      </w:divBdr>
      <w:divsChild>
        <w:div w:id="1499350066">
          <w:marLeft w:val="0"/>
          <w:marRight w:val="0"/>
          <w:marTop w:val="0"/>
          <w:marBottom w:val="0"/>
          <w:divBdr>
            <w:top w:val="none" w:sz="0" w:space="0" w:color="auto"/>
            <w:left w:val="none" w:sz="0" w:space="0" w:color="auto"/>
            <w:bottom w:val="none" w:sz="0" w:space="0" w:color="auto"/>
            <w:right w:val="none" w:sz="0" w:space="0" w:color="auto"/>
          </w:divBdr>
          <w:divsChild>
            <w:div w:id="2091078717">
              <w:marLeft w:val="0"/>
              <w:marRight w:val="0"/>
              <w:marTop w:val="0"/>
              <w:marBottom w:val="0"/>
              <w:divBdr>
                <w:top w:val="none" w:sz="0" w:space="0" w:color="auto"/>
                <w:left w:val="none" w:sz="0" w:space="0" w:color="auto"/>
                <w:bottom w:val="none" w:sz="0" w:space="0" w:color="auto"/>
                <w:right w:val="none" w:sz="0" w:space="0" w:color="auto"/>
              </w:divBdr>
              <w:divsChild>
                <w:div w:id="18570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2440">
      <w:bodyDiv w:val="1"/>
      <w:marLeft w:val="0"/>
      <w:marRight w:val="0"/>
      <w:marTop w:val="0"/>
      <w:marBottom w:val="0"/>
      <w:divBdr>
        <w:top w:val="none" w:sz="0" w:space="0" w:color="auto"/>
        <w:left w:val="none" w:sz="0" w:space="0" w:color="auto"/>
        <w:bottom w:val="none" w:sz="0" w:space="0" w:color="auto"/>
        <w:right w:val="none" w:sz="0" w:space="0" w:color="auto"/>
      </w:divBdr>
    </w:div>
    <w:div w:id="1690911856">
      <w:bodyDiv w:val="1"/>
      <w:marLeft w:val="0"/>
      <w:marRight w:val="0"/>
      <w:marTop w:val="0"/>
      <w:marBottom w:val="0"/>
      <w:divBdr>
        <w:top w:val="none" w:sz="0" w:space="0" w:color="auto"/>
        <w:left w:val="none" w:sz="0" w:space="0" w:color="auto"/>
        <w:bottom w:val="none" w:sz="0" w:space="0" w:color="auto"/>
        <w:right w:val="none" w:sz="0" w:space="0" w:color="auto"/>
      </w:divBdr>
      <w:divsChild>
        <w:div w:id="2146925402">
          <w:marLeft w:val="0"/>
          <w:marRight w:val="0"/>
          <w:marTop w:val="0"/>
          <w:marBottom w:val="0"/>
          <w:divBdr>
            <w:top w:val="none" w:sz="0" w:space="0" w:color="auto"/>
            <w:left w:val="none" w:sz="0" w:space="0" w:color="auto"/>
            <w:bottom w:val="none" w:sz="0" w:space="0" w:color="auto"/>
            <w:right w:val="none" w:sz="0" w:space="0" w:color="auto"/>
          </w:divBdr>
          <w:divsChild>
            <w:div w:id="1816020239">
              <w:marLeft w:val="0"/>
              <w:marRight w:val="0"/>
              <w:marTop w:val="0"/>
              <w:marBottom w:val="0"/>
              <w:divBdr>
                <w:top w:val="none" w:sz="0" w:space="0" w:color="auto"/>
                <w:left w:val="none" w:sz="0" w:space="0" w:color="auto"/>
                <w:bottom w:val="none" w:sz="0" w:space="0" w:color="auto"/>
                <w:right w:val="none" w:sz="0" w:space="0" w:color="auto"/>
              </w:divBdr>
              <w:divsChild>
                <w:div w:id="77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wilson@ufl.edu" TargetMode="Externa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crec-ona.ifas.ufl.edu/" TargetMode="External"/><Relationship Id="rId12" Type="http://schemas.openxmlformats.org/officeDocument/2006/relationships/image" Target="media/image2.jp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gronomy.ifas.ufl.edu/" TargetMode="Externa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g"/><Relationship Id="rId10" Type="http://schemas.microsoft.com/office/2011/relationships/commentsExtended" Target="commentsExtended.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E5044-F793-4A90-80A0-EBE7DA047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8092</Words>
  <Characters>46126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54110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Wilson,Chris H</dc:creator>
  <cp:lastModifiedBy>Lyle</cp:lastModifiedBy>
  <cp:revision>2</cp:revision>
  <dcterms:created xsi:type="dcterms:W3CDTF">2020-08-05T23:00:00Z</dcterms:created>
  <dcterms:modified xsi:type="dcterms:W3CDTF">2020-08-05T23:00:00Z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id="D5VlDqDA"/&gt;&lt;style id="http://www.zotero.org/styles/american-journal-of-enology-and-viticulture" hasBibliography="1" bibliographyStyleHasBeenSet="1"/&gt;&lt;prefs&gt;&lt;pref name="fieldType" value="Field"/&gt;&lt;</vt:lpwstr>
  </property>
  <property fmtid="{D5CDD505-2E9C-101B-9397-08002B2CF9AE}" pid="3" name="ZOTERO_PREF_2">
    <vt:lpwstr>pref name="dontAskDelayCitationUpdates" value="true"/&gt;&lt;/prefs&gt;&lt;/data&gt;</vt:lpwstr>
  </property>
</Properties>
</file>